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000" w:firstRow="0" w:lastRow="0" w:firstColumn="0" w:lastColumn="0" w:noHBand="0" w:noVBand="0"/>
      </w:tblPr>
      <w:tblGrid>
        <w:gridCol w:w="1960"/>
        <w:gridCol w:w="7148"/>
      </w:tblGrid>
      <w:tr w:rsidR="00B62EE1" w:rsidRPr="00B62EE1" w14:paraId="6AF237D1" w14:textId="77777777" w:rsidTr="005A57A4">
        <w:trPr>
          <w:trHeight w:val="2700"/>
        </w:trPr>
        <w:tc>
          <w:tcPr>
            <w:tcW w:w="1960" w:type="dxa"/>
            <w:shd w:val="clear" w:color="auto" w:fill="CCCCCC"/>
          </w:tcPr>
          <w:p w14:paraId="758FE7BC" w14:textId="77777777" w:rsidR="00B62EE1" w:rsidRPr="00DC3878" w:rsidRDefault="00B62EE1" w:rsidP="00B62EE1">
            <w:pPr>
              <w:spacing w:line="240" w:lineRule="atLeast"/>
              <w:ind w:right="100" w:firstLineChars="0" w:firstLine="0"/>
              <w:jc w:val="left"/>
              <w:rPr>
                <w:rFonts w:ascii="Arial" w:hAnsi="Arial" w:cs="Times New Roman"/>
                <w:b/>
                <w:snapToGrid w:val="0"/>
                <w:color w:val="000000" w:themeColor="text1"/>
                <w:kern w:val="0"/>
                <w:sz w:val="20"/>
                <w:szCs w:val="20"/>
              </w:rPr>
            </w:pPr>
          </w:p>
        </w:tc>
        <w:tc>
          <w:tcPr>
            <w:tcW w:w="7148" w:type="dxa"/>
          </w:tcPr>
          <w:tbl>
            <w:tblPr>
              <w:tblpPr w:leftFromText="180" w:rightFromText="180" w:vertAnchor="text" w:horzAnchor="margin" w:tblpY="-23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5"/>
              <w:gridCol w:w="1980"/>
            </w:tblGrid>
            <w:tr w:rsidR="00B62EE1" w:rsidRPr="00B62EE1" w14:paraId="2CE4D94D" w14:textId="77777777" w:rsidTr="005A57A4">
              <w:tc>
                <w:tcPr>
                  <w:tcW w:w="1435" w:type="dxa"/>
                </w:tcPr>
                <w:p w14:paraId="2CBA0BD0" w14:textId="77777777" w:rsidR="00B62EE1" w:rsidRPr="00B62EE1" w:rsidRDefault="00B62EE1" w:rsidP="00B62EE1">
                  <w:pPr>
                    <w:spacing w:line="240" w:lineRule="atLeast"/>
                    <w:ind w:firstLineChars="0" w:firstLine="0"/>
                    <w:jc w:val="distribute"/>
                    <w:rPr>
                      <w:rFonts w:ascii="Arial" w:hAnsi="Arial" w:cs="Times New Roman"/>
                      <w:b/>
                      <w:snapToGrid w:val="0"/>
                      <w:kern w:val="0"/>
                      <w:sz w:val="20"/>
                      <w:szCs w:val="20"/>
                    </w:rPr>
                  </w:pPr>
                  <w:r w:rsidRPr="00B62EE1">
                    <w:rPr>
                      <w:rFonts w:ascii="Arial" w:hAnsi="Arial" w:cs="Times New Roman" w:hint="eastAsia"/>
                      <w:b/>
                      <w:snapToGrid w:val="0"/>
                      <w:kern w:val="0"/>
                      <w:sz w:val="20"/>
                      <w:szCs w:val="20"/>
                    </w:rPr>
                    <w:t>卷</w:t>
                  </w:r>
                  <w:r w:rsidRPr="00B62EE1">
                    <w:rPr>
                      <w:rFonts w:ascii="Arial" w:hAnsi="Arial" w:cs="Times New Roman" w:hint="eastAsia"/>
                      <w:b/>
                      <w:snapToGrid w:val="0"/>
                      <w:kern w:val="0"/>
                      <w:sz w:val="20"/>
                      <w:szCs w:val="20"/>
                    </w:rPr>
                    <w:t xml:space="preserve">    </w:t>
                  </w:r>
                  <w:r w:rsidRPr="00B62EE1">
                    <w:rPr>
                      <w:rFonts w:ascii="Arial" w:hAnsi="Arial" w:cs="Times New Roman" w:hint="eastAsia"/>
                      <w:b/>
                      <w:snapToGrid w:val="0"/>
                      <w:kern w:val="0"/>
                      <w:sz w:val="20"/>
                      <w:szCs w:val="20"/>
                    </w:rPr>
                    <w:t>号</w:t>
                  </w:r>
                </w:p>
              </w:tc>
              <w:tc>
                <w:tcPr>
                  <w:tcW w:w="1980" w:type="dxa"/>
                </w:tcPr>
                <w:p w14:paraId="7863EF6B" w14:textId="77777777" w:rsidR="00B62EE1" w:rsidRPr="00B62EE1" w:rsidRDefault="00B62EE1" w:rsidP="00B62EE1">
                  <w:pPr>
                    <w:spacing w:line="240" w:lineRule="atLeast"/>
                    <w:ind w:firstLineChars="0" w:firstLine="0"/>
                    <w:jc w:val="left"/>
                    <w:rPr>
                      <w:rFonts w:ascii="Arial" w:hAnsi="Arial" w:cs="Times New Roman"/>
                      <w:b/>
                      <w:snapToGrid w:val="0"/>
                      <w:kern w:val="0"/>
                      <w:sz w:val="20"/>
                      <w:szCs w:val="20"/>
                    </w:rPr>
                  </w:pPr>
                </w:p>
              </w:tc>
            </w:tr>
            <w:tr w:rsidR="00B62EE1" w:rsidRPr="00B62EE1" w14:paraId="2CC29C40" w14:textId="77777777" w:rsidTr="005A57A4">
              <w:trPr>
                <w:trHeight w:val="351"/>
              </w:trPr>
              <w:tc>
                <w:tcPr>
                  <w:tcW w:w="1435" w:type="dxa"/>
                </w:tcPr>
                <w:p w14:paraId="62713B82" w14:textId="77777777" w:rsidR="00B62EE1" w:rsidRPr="00B62EE1" w:rsidRDefault="00B62EE1" w:rsidP="00B62EE1">
                  <w:pPr>
                    <w:spacing w:line="240" w:lineRule="atLeast"/>
                    <w:ind w:firstLineChars="0" w:firstLine="0"/>
                    <w:jc w:val="distribute"/>
                    <w:rPr>
                      <w:rFonts w:ascii="Arial" w:hAnsi="Arial" w:cs="Times New Roman"/>
                      <w:b/>
                      <w:snapToGrid w:val="0"/>
                      <w:kern w:val="0"/>
                      <w:sz w:val="20"/>
                      <w:szCs w:val="20"/>
                    </w:rPr>
                  </w:pPr>
                  <w:r w:rsidRPr="00B62EE1">
                    <w:rPr>
                      <w:rFonts w:ascii="Arial" w:hAnsi="Arial" w:cs="Times New Roman" w:hint="eastAsia"/>
                      <w:b/>
                      <w:snapToGrid w:val="0"/>
                      <w:kern w:val="0"/>
                      <w:sz w:val="20"/>
                      <w:szCs w:val="20"/>
                    </w:rPr>
                    <w:t>卷内编号</w:t>
                  </w:r>
                </w:p>
              </w:tc>
              <w:tc>
                <w:tcPr>
                  <w:tcW w:w="1980" w:type="dxa"/>
                </w:tcPr>
                <w:p w14:paraId="2D04D095" w14:textId="77777777" w:rsidR="00B62EE1" w:rsidRPr="00B62EE1" w:rsidRDefault="00B62EE1" w:rsidP="00B62EE1">
                  <w:pPr>
                    <w:spacing w:line="240" w:lineRule="atLeast"/>
                    <w:ind w:firstLineChars="0" w:firstLine="0"/>
                    <w:jc w:val="left"/>
                    <w:rPr>
                      <w:rFonts w:ascii="Arial" w:hAnsi="Arial" w:cs="Times New Roman"/>
                      <w:b/>
                      <w:snapToGrid w:val="0"/>
                      <w:kern w:val="0"/>
                      <w:sz w:val="20"/>
                      <w:szCs w:val="20"/>
                    </w:rPr>
                  </w:pPr>
                </w:p>
              </w:tc>
            </w:tr>
            <w:tr w:rsidR="00B62EE1" w:rsidRPr="00B62EE1" w14:paraId="41A7B633" w14:textId="77777777" w:rsidTr="005A57A4">
              <w:tc>
                <w:tcPr>
                  <w:tcW w:w="1435" w:type="dxa"/>
                </w:tcPr>
                <w:p w14:paraId="40F11EF6" w14:textId="77777777" w:rsidR="00B62EE1" w:rsidRPr="00B62EE1" w:rsidRDefault="00B62EE1" w:rsidP="00B62EE1">
                  <w:pPr>
                    <w:spacing w:line="240" w:lineRule="atLeast"/>
                    <w:ind w:firstLineChars="0" w:firstLine="0"/>
                    <w:jc w:val="distribute"/>
                    <w:rPr>
                      <w:rFonts w:ascii="Arial" w:hAnsi="Arial" w:cs="Times New Roman"/>
                      <w:b/>
                      <w:snapToGrid w:val="0"/>
                      <w:kern w:val="0"/>
                      <w:sz w:val="20"/>
                      <w:szCs w:val="20"/>
                    </w:rPr>
                  </w:pPr>
                  <w:r w:rsidRPr="00B62EE1">
                    <w:rPr>
                      <w:rFonts w:ascii="Arial" w:hAnsi="Arial" w:cs="Times New Roman" w:hint="eastAsia"/>
                      <w:b/>
                      <w:snapToGrid w:val="0"/>
                      <w:kern w:val="0"/>
                      <w:sz w:val="20"/>
                      <w:szCs w:val="20"/>
                    </w:rPr>
                    <w:t>密</w:t>
                  </w:r>
                  <w:r w:rsidRPr="00B62EE1">
                    <w:rPr>
                      <w:rFonts w:ascii="Arial" w:hAnsi="Arial" w:cs="Times New Roman" w:hint="eastAsia"/>
                      <w:b/>
                      <w:snapToGrid w:val="0"/>
                      <w:kern w:val="0"/>
                      <w:sz w:val="20"/>
                      <w:szCs w:val="20"/>
                    </w:rPr>
                    <w:t xml:space="preserve">    </w:t>
                  </w:r>
                  <w:r w:rsidRPr="00B62EE1">
                    <w:rPr>
                      <w:rFonts w:ascii="Arial" w:hAnsi="Arial" w:cs="Times New Roman" w:hint="eastAsia"/>
                      <w:b/>
                      <w:snapToGrid w:val="0"/>
                      <w:kern w:val="0"/>
                      <w:sz w:val="20"/>
                      <w:szCs w:val="20"/>
                    </w:rPr>
                    <w:t>级</w:t>
                  </w:r>
                </w:p>
              </w:tc>
              <w:tc>
                <w:tcPr>
                  <w:tcW w:w="1980" w:type="dxa"/>
                </w:tcPr>
                <w:p w14:paraId="7D3DA9CA" w14:textId="77777777" w:rsidR="00B62EE1" w:rsidRPr="00B62EE1" w:rsidRDefault="00B62EE1" w:rsidP="00B62EE1">
                  <w:pPr>
                    <w:spacing w:line="240" w:lineRule="atLeast"/>
                    <w:ind w:firstLineChars="0" w:firstLine="0"/>
                    <w:jc w:val="left"/>
                    <w:rPr>
                      <w:rFonts w:ascii="Arial" w:hAnsi="Arial" w:cs="Times New Roman"/>
                      <w:b/>
                      <w:snapToGrid w:val="0"/>
                      <w:kern w:val="0"/>
                      <w:sz w:val="20"/>
                      <w:szCs w:val="20"/>
                    </w:rPr>
                  </w:pPr>
                </w:p>
              </w:tc>
            </w:tr>
          </w:tbl>
          <w:p w14:paraId="5A059A44" w14:textId="77777777" w:rsidR="00B62EE1" w:rsidRPr="00B62EE1" w:rsidRDefault="00B62EE1" w:rsidP="00B62EE1">
            <w:pPr>
              <w:spacing w:line="240" w:lineRule="atLeast"/>
              <w:ind w:right="100" w:firstLineChars="0" w:firstLine="0"/>
              <w:jc w:val="right"/>
              <w:rPr>
                <w:rFonts w:ascii="Arial" w:hAnsi="Arial" w:cs="Times New Roman"/>
                <w:b/>
                <w:snapToGrid w:val="0"/>
                <w:kern w:val="0"/>
                <w:sz w:val="20"/>
                <w:szCs w:val="20"/>
              </w:rPr>
            </w:pPr>
          </w:p>
          <w:p w14:paraId="23FC1772" w14:textId="77777777" w:rsidR="00B62EE1" w:rsidRPr="00B62EE1" w:rsidRDefault="00B62EE1" w:rsidP="00B62EE1">
            <w:pPr>
              <w:spacing w:line="240" w:lineRule="atLeast"/>
              <w:ind w:right="100" w:firstLineChars="0" w:firstLine="0"/>
              <w:jc w:val="right"/>
              <w:rPr>
                <w:rFonts w:ascii="Arial" w:hAnsi="Arial" w:cs="Times New Roman"/>
                <w:b/>
                <w:snapToGrid w:val="0"/>
                <w:kern w:val="0"/>
                <w:sz w:val="20"/>
                <w:szCs w:val="20"/>
              </w:rPr>
            </w:pPr>
          </w:p>
          <w:p w14:paraId="191C23BE" w14:textId="77777777" w:rsidR="00B62EE1" w:rsidRPr="00B62EE1" w:rsidRDefault="00B62EE1" w:rsidP="00B62EE1">
            <w:pPr>
              <w:spacing w:line="240" w:lineRule="atLeast"/>
              <w:ind w:right="100" w:firstLineChars="0" w:firstLine="0"/>
              <w:jc w:val="right"/>
              <w:rPr>
                <w:rFonts w:ascii="Arial" w:hAnsi="Arial" w:cs="Times New Roman"/>
                <w:b/>
                <w:snapToGrid w:val="0"/>
                <w:kern w:val="0"/>
                <w:sz w:val="20"/>
                <w:szCs w:val="20"/>
              </w:rPr>
            </w:pPr>
          </w:p>
          <w:p w14:paraId="6793F3C2" w14:textId="77777777" w:rsidR="00B62EE1" w:rsidRPr="00B62EE1" w:rsidRDefault="00B62EE1" w:rsidP="00B62EE1">
            <w:pPr>
              <w:spacing w:line="240" w:lineRule="atLeast"/>
              <w:ind w:right="100" w:firstLineChars="0" w:firstLine="0"/>
              <w:jc w:val="right"/>
              <w:rPr>
                <w:rFonts w:ascii="Arial" w:hAnsi="Arial" w:cs="Times New Roman"/>
                <w:b/>
                <w:snapToGrid w:val="0"/>
                <w:kern w:val="0"/>
                <w:sz w:val="20"/>
                <w:szCs w:val="20"/>
              </w:rPr>
            </w:pPr>
          </w:p>
          <w:p w14:paraId="78332156" w14:textId="77777777" w:rsidR="00B62EE1" w:rsidRPr="00B62EE1" w:rsidRDefault="00B62EE1" w:rsidP="00B62EE1">
            <w:pPr>
              <w:spacing w:line="240" w:lineRule="atLeast"/>
              <w:ind w:right="100" w:firstLineChars="0" w:firstLine="0"/>
              <w:jc w:val="right"/>
              <w:rPr>
                <w:rFonts w:ascii="Arial" w:hAnsi="Arial" w:cs="Times New Roman"/>
                <w:b/>
                <w:snapToGrid w:val="0"/>
                <w:kern w:val="0"/>
                <w:sz w:val="20"/>
                <w:szCs w:val="20"/>
              </w:rPr>
            </w:pPr>
          </w:p>
          <w:p w14:paraId="5C92CB17" w14:textId="77777777" w:rsidR="00B62EE1" w:rsidRPr="00B62EE1" w:rsidRDefault="00B62EE1" w:rsidP="00B62EE1">
            <w:pPr>
              <w:spacing w:line="240" w:lineRule="atLeast"/>
              <w:ind w:right="100" w:firstLineChars="0" w:firstLine="0"/>
              <w:jc w:val="left"/>
              <w:rPr>
                <w:rFonts w:ascii="Arial" w:hAnsi="Arial" w:cs="Times New Roman"/>
                <w:b/>
                <w:snapToGrid w:val="0"/>
                <w:kern w:val="0"/>
                <w:sz w:val="20"/>
                <w:szCs w:val="20"/>
              </w:rPr>
            </w:pPr>
          </w:p>
          <w:p w14:paraId="06860C19" w14:textId="72F6FEAF" w:rsidR="00B62EE1" w:rsidRPr="00B62EE1" w:rsidRDefault="00B62EE1" w:rsidP="00B62EE1">
            <w:pPr>
              <w:spacing w:line="240" w:lineRule="atLeast"/>
              <w:ind w:firstLineChars="0" w:firstLine="0"/>
              <w:jc w:val="center"/>
              <w:rPr>
                <w:rFonts w:ascii="Arial" w:hAnsi="Arial" w:cs="Times New Roman"/>
                <w:b/>
                <w:snapToGrid w:val="0"/>
                <w:kern w:val="0"/>
                <w:szCs w:val="20"/>
              </w:rPr>
            </w:pPr>
            <w:r w:rsidRPr="00B62EE1">
              <w:rPr>
                <w:rFonts w:ascii="Arial" w:hAnsi="Arial" w:cs="Times New Roman"/>
                <w:b/>
                <w:snapToGrid w:val="0"/>
                <w:kern w:val="0"/>
                <w:szCs w:val="20"/>
              </w:rPr>
              <w:t>项目编号</w:t>
            </w:r>
            <w:r w:rsidRPr="00B62EE1">
              <w:rPr>
                <w:rFonts w:ascii="Arial" w:hAnsi="Arial" w:cs="Times New Roman"/>
                <w:b/>
                <w:snapToGrid w:val="0"/>
                <w:kern w:val="0"/>
                <w:szCs w:val="20"/>
              </w:rPr>
              <w:t>:</w:t>
            </w:r>
            <w:r w:rsidRPr="00B62EE1">
              <w:rPr>
                <w:rFonts w:ascii="Arial" w:hAnsi="Arial" w:cs="Times New Roman" w:hint="eastAsia"/>
                <w:b/>
                <w:snapToGrid w:val="0"/>
                <w:kern w:val="0"/>
                <w:szCs w:val="20"/>
              </w:rPr>
              <w:t xml:space="preserve"> </w:t>
            </w:r>
            <w:r w:rsidRPr="00B62EE1">
              <w:rPr>
                <w:rFonts w:ascii="Arial" w:hAnsi="Arial" w:cs="Times New Roman"/>
                <w:b/>
                <w:snapToGrid w:val="0"/>
                <w:kern w:val="0"/>
                <w:szCs w:val="20"/>
              </w:rPr>
              <w:t>HD0</w:t>
            </w:r>
            <w:r w:rsidR="00AD4ED8">
              <w:rPr>
                <w:rFonts w:ascii="Arial" w:hAnsi="Arial" w:cs="Times New Roman"/>
                <w:b/>
                <w:snapToGrid w:val="0"/>
                <w:kern w:val="0"/>
                <w:szCs w:val="20"/>
              </w:rPr>
              <w:t>9</w:t>
            </w:r>
          </w:p>
          <w:p w14:paraId="5F8ACD48" w14:textId="7FE7EF0A" w:rsidR="00B62EE1" w:rsidRPr="00B62EE1" w:rsidRDefault="00A9001F" w:rsidP="00B62EE1">
            <w:pPr>
              <w:spacing w:line="240" w:lineRule="atLeast"/>
              <w:ind w:firstLineChars="0" w:firstLine="0"/>
              <w:jc w:val="center"/>
              <w:rPr>
                <w:rFonts w:ascii="Arial" w:hAnsi="Arial" w:cs="Times New Roman"/>
                <w:b/>
                <w:snapToGrid w:val="0"/>
                <w:kern w:val="0"/>
                <w:sz w:val="44"/>
                <w:szCs w:val="20"/>
              </w:rPr>
            </w:pPr>
            <w:r>
              <w:rPr>
                <w:rFonts w:ascii="Arial" w:hAnsi="Arial" w:cs="Times New Roman" w:hint="eastAsia"/>
                <w:b/>
                <w:snapToGrid w:val="0"/>
                <w:kern w:val="0"/>
                <w:sz w:val="44"/>
                <w:szCs w:val="20"/>
              </w:rPr>
              <w:t>攀枝花物流系统</w:t>
            </w:r>
          </w:p>
        </w:tc>
      </w:tr>
      <w:tr w:rsidR="00B62EE1" w:rsidRPr="00B62EE1" w14:paraId="71BE9CF8" w14:textId="77777777" w:rsidTr="005A57A4">
        <w:trPr>
          <w:cantSplit/>
          <w:trHeight w:val="7208"/>
        </w:trPr>
        <w:tc>
          <w:tcPr>
            <w:tcW w:w="1960" w:type="dxa"/>
            <w:vMerge w:val="restart"/>
            <w:shd w:val="clear" w:color="auto" w:fill="CCCCCC"/>
            <w:vAlign w:val="bottom"/>
          </w:tcPr>
          <w:p w14:paraId="69544602" w14:textId="77777777" w:rsidR="00B62EE1" w:rsidRPr="00B62EE1" w:rsidRDefault="00B62EE1" w:rsidP="00B62EE1">
            <w:pPr>
              <w:spacing w:line="240" w:lineRule="atLeast"/>
              <w:ind w:firstLineChars="0" w:firstLine="0"/>
              <w:rPr>
                <w:rFonts w:ascii="Arial" w:hAnsi="Arial" w:cs="Times New Roman"/>
                <w:snapToGrid w:val="0"/>
                <w:kern w:val="0"/>
                <w:sz w:val="21"/>
                <w:szCs w:val="20"/>
              </w:rPr>
            </w:pPr>
            <w:r w:rsidRPr="00B62EE1">
              <w:rPr>
                <w:rFonts w:ascii="Arial" w:hAnsi="Arial" w:cs="Times New Roman" w:hint="eastAsia"/>
                <w:snapToGrid w:val="0"/>
                <w:kern w:val="0"/>
                <w:sz w:val="21"/>
                <w:szCs w:val="20"/>
              </w:rPr>
              <w:t>分类</w:t>
            </w:r>
            <w:r w:rsidRPr="00B62EE1">
              <w:rPr>
                <w:rFonts w:ascii="Arial" w:hAnsi="Arial" w:cs="Times New Roman" w:hint="eastAsia"/>
                <w:snapToGrid w:val="0"/>
                <w:kern w:val="0"/>
                <w:sz w:val="21"/>
                <w:szCs w:val="20"/>
              </w:rPr>
              <w:t>:</w:t>
            </w:r>
            <w:r w:rsidRPr="00B62EE1">
              <w:rPr>
                <w:rFonts w:ascii="Arial" w:hAnsi="Arial" w:cs="Times New Roman"/>
                <w:snapToGrid w:val="0"/>
                <w:kern w:val="0"/>
                <w:sz w:val="21"/>
                <w:szCs w:val="20"/>
              </w:rPr>
              <w:fldChar w:fldCharType="begin"/>
            </w:r>
            <w:r w:rsidRPr="00B62EE1">
              <w:rPr>
                <w:rFonts w:ascii="Arial" w:hAnsi="Arial" w:cs="Times New Roman"/>
                <w:snapToGrid w:val="0"/>
                <w:kern w:val="0"/>
                <w:sz w:val="21"/>
                <w:szCs w:val="20"/>
              </w:rPr>
              <w:instrText xml:space="preserve"> DOCPROPERTY "Category"  \* MERGEFORMAT </w:instrText>
            </w:r>
            <w:r w:rsidR="008268C7">
              <w:rPr>
                <w:rFonts w:ascii="Arial" w:hAnsi="Arial" w:cs="Times New Roman"/>
                <w:snapToGrid w:val="0"/>
                <w:kern w:val="0"/>
                <w:sz w:val="21"/>
                <w:szCs w:val="20"/>
              </w:rPr>
              <w:fldChar w:fldCharType="separate"/>
            </w:r>
            <w:r w:rsidRPr="00B62EE1">
              <w:rPr>
                <w:rFonts w:ascii="Arial" w:hAnsi="Arial" w:cs="Times New Roman"/>
                <w:snapToGrid w:val="0"/>
                <w:kern w:val="0"/>
                <w:sz w:val="21"/>
                <w:szCs w:val="20"/>
              </w:rPr>
              <w:fldChar w:fldCharType="end"/>
            </w:r>
          </w:p>
          <w:p w14:paraId="610EA8F2" w14:textId="77777777" w:rsidR="00B62EE1" w:rsidRPr="00B62EE1" w:rsidRDefault="00B62EE1" w:rsidP="00B62EE1">
            <w:pPr>
              <w:spacing w:line="240" w:lineRule="atLeast"/>
              <w:ind w:left="718" w:hangingChars="342" w:hanging="718"/>
              <w:rPr>
                <w:rFonts w:ascii="Arial" w:hAnsi="Arial" w:cs="Times New Roman"/>
                <w:snapToGrid w:val="0"/>
                <w:kern w:val="0"/>
                <w:sz w:val="21"/>
                <w:szCs w:val="20"/>
                <w:u w:val="single"/>
              </w:rPr>
            </w:pPr>
            <w:r w:rsidRPr="00B62EE1">
              <w:rPr>
                <w:rFonts w:ascii="Arial" w:hAnsi="Arial" w:cs="Times New Roman" w:hint="eastAsia"/>
                <w:snapToGrid w:val="0"/>
                <w:kern w:val="0"/>
                <w:sz w:val="21"/>
                <w:szCs w:val="20"/>
              </w:rPr>
              <w:t>使用者</w:t>
            </w:r>
            <w:r w:rsidRPr="00B62EE1">
              <w:rPr>
                <w:rFonts w:ascii="Arial" w:hAnsi="Arial" w:cs="Times New Roman" w:hint="eastAsia"/>
                <w:snapToGrid w:val="0"/>
                <w:kern w:val="0"/>
                <w:sz w:val="21"/>
                <w:szCs w:val="20"/>
              </w:rPr>
              <w:t>:</w:t>
            </w:r>
            <w:r w:rsidRPr="00B62EE1">
              <w:rPr>
                <w:rFonts w:ascii="Arial" w:hAnsi="Arial" w:cs="Times New Roman" w:hint="eastAsia"/>
                <w:snapToGrid w:val="0"/>
                <w:kern w:val="0"/>
                <w:sz w:val="21"/>
                <w:szCs w:val="20"/>
              </w:rPr>
              <w:t>高级管理者、项目经理、项目组成员</w:t>
            </w:r>
          </w:p>
          <w:p w14:paraId="0A742D2D" w14:textId="77777777" w:rsidR="00B62EE1" w:rsidRPr="00B62EE1" w:rsidRDefault="00B62EE1" w:rsidP="00B62EE1">
            <w:pPr>
              <w:spacing w:line="240" w:lineRule="atLeast"/>
              <w:ind w:left="684" w:hangingChars="342" w:hanging="684"/>
              <w:jc w:val="left"/>
              <w:rPr>
                <w:rFonts w:ascii="宋体" w:hAnsi="宋体" w:cs="Times New Roman"/>
                <w:snapToGrid w:val="0"/>
                <w:kern w:val="0"/>
                <w:sz w:val="20"/>
                <w:szCs w:val="20"/>
              </w:rPr>
            </w:pPr>
          </w:p>
          <w:p w14:paraId="25F5C1FC" w14:textId="77777777" w:rsidR="00B62EE1" w:rsidRPr="00B62EE1" w:rsidRDefault="00B62EE1" w:rsidP="00B62EE1">
            <w:pPr>
              <w:spacing w:line="240" w:lineRule="atLeast"/>
              <w:ind w:left="684" w:hangingChars="342" w:hanging="684"/>
              <w:jc w:val="left"/>
              <w:rPr>
                <w:rFonts w:ascii="宋体" w:hAnsi="宋体" w:cs="Times New Roman"/>
                <w:snapToGrid w:val="0"/>
                <w:kern w:val="0"/>
                <w:sz w:val="20"/>
                <w:szCs w:val="20"/>
                <w:u w:val="single"/>
              </w:rPr>
            </w:pPr>
          </w:p>
          <w:p w14:paraId="601FA195" w14:textId="77777777" w:rsidR="00B62EE1" w:rsidRPr="00B62EE1" w:rsidRDefault="00B62EE1" w:rsidP="00B62EE1">
            <w:pPr>
              <w:spacing w:line="240" w:lineRule="atLeast"/>
              <w:ind w:firstLineChars="0" w:firstLine="0"/>
              <w:jc w:val="left"/>
              <w:rPr>
                <w:rFonts w:ascii="宋体" w:hAnsi="宋体" w:cs="Times New Roman"/>
                <w:snapToGrid w:val="0"/>
                <w:kern w:val="0"/>
                <w:sz w:val="20"/>
                <w:szCs w:val="20"/>
              </w:rPr>
            </w:pPr>
          </w:p>
        </w:tc>
        <w:tc>
          <w:tcPr>
            <w:tcW w:w="7148" w:type="dxa"/>
          </w:tcPr>
          <w:p w14:paraId="3886C472" w14:textId="77777777" w:rsidR="00B62EE1" w:rsidRPr="00B62EE1" w:rsidRDefault="00B62EE1" w:rsidP="00B62EE1">
            <w:pPr>
              <w:spacing w:line="240" w:lineRule="atLeast"/>
              <w:ind w:left="900" w:firstLineChars="0" w:hanging="900"/>
              <w:jc w:val="left"/>
              <w:rPr>
                <w:rFonts w:ascii="Arial" w:hAnsi="Arial" w:cs="Times New Roman"/>
                <w:snapToGrid w:val="0"/>
                <w:kern w:val="0"/>
                <w:sz w:val="10"/>
                <w:szCs w:val="20"/>
              </w:rPr>
            </w:pPr>
          </w:p>
          <w:p w14:paraId="252B11CC" w14:textId="77777777" w:rsidR="00B62EE1" w:rsidRPr="00B62EE1" w:rsidRDefault="00B62EE1" w:rsidP="00B62EE1">
            <w:pPr>
              <w:spacing w:line="240" w:lineRule="atLeast"/>
              <w:ind w:firstLineChars="0" w:firstLine="0"/>
              <w:jc w:val="center"/>
              <w:rPr>
                <w:rFonts w:ascii="Arial" w:hAnsi="Arial" w:cs="Times New Roman"/>
                <w:b/>
                <w:snapToGrid w:val="0"/>
                <w:kern w:val="0"/>
                <w:sz w:val="52"/>
                <w:szCs w:val="20"/>
              </w:rPr>
            </w:pPr>
            <w:ins w:id="0" w:author="henry xiao" w:date="2002-07-24T15:05:00Z">
              <w:r w:rsidRPr="00B62EE1">
                <w:rPr>
                  <w:rFonts w:ascii="Arial" w:hAnsi="Arial" w:cs="Times New Roman"/>
                  <w:b/>
                  <w:snapToGrid w:val="0"/>
                  <w:kern w:val="0"/>
                  <w:sz w:val="52"/>
                  <w:szCs w:val="20"/>
                </w:rPr>
                <w:fldChar w:fldCharType="begin"/>
              </w:r>
              <w:r w:rsidRPr="00B62EE1">
                <w:rPr>
                  <w:rFonts w:ascii="Arial" w:hAnsi="Arial" w:cs="Times New Roman"/>
                  <w:b/>
                  <w:snapToGrid w:val="0"/>
                  <w:kern w:val="0"/>
                  <w:sz w:val="52"/>
                  <w:szCs w:val="20"/>
                </w:rPr>
                <w:instrText xml:space="preserve"> TITLE  \* MERGEFORMAT </w:instrText>
              </w:r>
            </w:ins>
            <w:r w:rsidRPr="00B62EE1">
              <w:rPr>
                <w:rFonts w:ascii="Arial" w:hAnsi="Arial" w:cs="Times New Roman"/>
                <w:b/>
                <w:snapToGrid w:val="0"/>
                <w:kern w:val="0"/>
                <w:sz w:val="52"/>
                <w:szCs w:val="20"/>
              </w:rPr>
              <w:fldChar w:fldCharType="separate"/>
            </w:r>
            <w:r w:rsidRPr="00B62EE1">
              <w:rPr>
                <w:rFonts w:ascii="Arial" w:hAnsi="Arial" w:cs="Times New Roman" w:hint="eastAsia"/>
                <w:b/>
                <w:snapToGrid w:val="0"/>
                <w:kern w:val="0"/>
                <w:sz w:val="52"/>
                <w:szCs w:val="20"/>
              </w:rPr>
              <w:t>需求规约</w:t>
            </w:r>
            <w:ins w:id="1" w:author="henry xiao" w:date="2002-07-24T15:05:00Z">
              <w:r w:rsidRPr="00B62EE1">
                <w:rPr>
                  <w:rFonts w:ascii="Arial" w:hAnsi="Arial" w:cs="Times New Roman"/>
                  <w:b/>
                  <w:snapToGrid w:val="0"/>
                  <w:kern w:val="0"/>
                  <w:sz w:val="52"/>
                  <w:szCs w:val="20"/>
                </w:rPr>
                <w:fldChar w:fldCharType="end"/>
              </w:r>
            </w:ins>
          </w:p>
          <w:p w14:paraId="0056846C" w14:textId="77777777" w:rsidR="00B62EE1" w:rsidRPr="00B62EE1" w:rsidRDefault="00B62EE1" w:rsidP="00B62EE1">
            <w:pPr>
              <w:spacing w:line="240" w:lineRule="atLeast"/>
              <w:ind w:firstLineChars="0" w:firstLine="0"/>
              <w:jc w:val="center"/>
              <w:rPr>
                <w:rFonts w:ascii="Arial" w:hAnsi="Arial" w:cs="Times New Roman"/>
                <w:b/>
                <w:snapToGrid w:val="0"/>
                <w:kern w:val="0"/>
                <w:szCs w:val="20"/>
              </w:rPr>
            </w:pPr>
            <w:r w:rsidRPr="00B62EE1">
              <w:rPr>
                <w:rFonts w:ascii="Arial" w:hAnsi="Arial" w:cs="Times New Roman" w:hint="eastAsia"/>
                <w:b/>
                <w:snapToGrid w:val="0"/>
                <w:kern w:val="0"/>
                <w:szCs w:val="20"/>
              </w:rPr>
              <w:t>Version</w:t>
            </w:r>
            <w:r w:rsidRPr="00B62EE1">
              <w:rPr>
                <w:rFonts w:ascii="Arial" w:hAnsi="Arial" w:cs="Times New Roman"/>
                <w:b/>
                <w:snapToGrid w:val="0"/>
                <w:kern w:val="0"/>
                <w:szCs w:val="20"/>
              </w:rPr>
              <w:t xml:space="preserve">: </w:t>
            </w:r>
            <w:r w:rsidRPr="00B62EE1">
              <w:rPr>
                <w:rFonts w:ascii="Arial" w:hAnsi="Arial" w:cs="Times New Roman" w:hint="eastAsia"/>
                <w:b/>
                <w:snapToGrid w:val="0"/>
                <w:kern w:val="0"/>
                <w:szCs w:val="20"/>
              </w:rPr>
              <w:t>2.0</w:t>
            </w:r>
          </w:p>
          <w:p w14:paraId="1222D763" w14:textId="77777777" w:rsidR="00B62EE1" w:rsidRPr="00B62EE1" w:rsidRDefault="00B62EE1" w:rsidP="00B62EE1">
            <w:pPr>
              <w:spacing w:line="240" w:lineRule="atLeast"/>
              <w:ind w:firstLineChars="0" w:firstLine="0"/>
              <w:jc w:val="center"/>
              <w:rPr>
                <w:rFonts w:ascii="Arial" w:hAnsi="Arial" w:cs="Times New Roman"/>
                <w:snapToGrid w:val="0"/>
                <w:kern w:val="0"/>
                <w:sz w:val="28"/>
                <w:szCs w:val="20"/>
              </w:rPr>
            </w:pPr>
          </w:p>
          <w:p w14:paraId="5DADB4A0" w14:textId="77777777" w:rsidR="00B62EE1" w:rsidRPr="00B62EE1" w:rsidRDefault="00B62EE1" w:rsidP="00B62EE1">
            <w:pPr>
              <w:spacing w:line="240" w:lineRule="atLeast"/>
              <w:ind w:firstLineChars="0" w:firstLine="0"/>
              <w:jc w:val="center"/>
              <w:rPr>
                <w:rFonts w:ascii="Arial" w:hAnsi="Arial" w:cs="Times New Roman"/>
                <w:snapToGrid w:val="0"/>
                <w:kern w:val="0"/>
                <w:sz w:val="28"/>
                <w:szCs w:val="20"/>
              </w:rPr>
            </w:pPr>
          </w:p>
          <w:p w14:paraId="6BF74727" w14:textId="77777777" w:rsidR="00B62EE1" w:rsidRPr="00B62EE1" w:rsidRDefault="00B62EE1" w:rsidP="00B62EE1">
            <w:pPr>
              <w:spacing w:line="240" w:lineRule="atLeast"/>
              <w:ind w:firstLine="600"/>
              <w:jc w:val="left"/>
              <w:outlineLvl w:val="0"/>
              <w:rPr>
                <w:rFonts w:ascii="楷体_GB2312" w:eastAsia="楷体_GB2312" w:hAnsi="Arial" w:cs="Times New Roman"/>
                <w:snapToGrid w:val="0"/>
                <w:kern w:val="0"/>
                <w:sz w:val="30"/>
                <w:szCs w:val="20"/>
              </w:rPr>
            </w:pPr>
            <w:bookmarkStart w:id="2" w:name="_Toc107140814"/>
            <w:bookmarkStart w:id="3" w:name="_Toc107515518"/>
            <w:bookmarkStart w:id="4" w:name="_Toc107515606"/>
            <w:r w:rsidRPr="00B62EE1">
              <w:rPr>
                <w:rFonts w:ascii="楷体_GB2312" w:eastAsia="楷体_GB2312" w:hAnsi="Arial" w:cs="Times New Roman" w:hint="eastAsia"/>
                <w:snapToGrid w:val="0"/>
                <w:kern w:val="0"/>
                <w:sz w:val="30"/>
                <w:szCs w:val="20"/>
              </w:rPr>
              <w:t>项 目 承 担 部 门：  软件产品研发部</w:t>
            </w:r>
            <w:bookmarkEnd w:id="2"/>
            <w:bookmarkEnd w:id="3"/>
            <w:bookmarkEnd w:id="4"/>
            <w:r w:rsidRPr="00B62EE1">
              <w:rPr>
                <w:rFonts w:ascii="楷体_GB2312" w:eastAsia="楷体_GB2312" w:hAnsi="Arial" w:cs="Times New Roman" w:hint="eastAsia"/>
                <w:snapToGrid w:val="0"/>
                <w:kern w:val="0"/>
                <w:sz w:val="30"/>
                <w:szCs w:val="20"/>
              </w:rPr>
              <w:t xml:space="preserve"> </w:t>
            </w:r>
          </w:p>
          <w:p w14:paraId="09CEEE43" w14:textId="4B68628E" w:rsidR="00B62EE1" w:rsidRPr="00B62EE1" w:rsidRDefault="00B62EE1" w:rsidP="00B62EE1">
            <w:pPr>
              <w:spacing w:line="240" w:lineRule="atLeast"/>
              <w:ind w:firstLine="600"/>
              <w:jc w:val="left"/>
              <w:outlineLvl w:val="0"/>
              <w:rPr>
                <w:rFonts w:ascii="楷体_GB2312" w:eastAsia="楷体_GB2312" w:hAnsi="Arial" w:cs="Times New Roman"/>
                <w:snapToGrid w:val="0"/>
                <w:kern w:val="0"/>
                <w:sz w:val="30"/>
                <w:szCs w:val="20"/>
              </w:rPr>
            </w:pPr>
            <w:bookmarkStart w:id="5" w:name="_Toc107140815"/>
            <w:bookmarkStart w:id="6" w:name="_Toc107515519"/>
            <w:bookmarkStart w:id="7" w:name="_Toc107515607"/>
            <w:proofErr w:type="gramStart"/>
            <w:r w:rsidRPr="00B62EE1">
              <w:rPr>
                <w:rFonts w:ascii="楷体_GB2312" w:eastAsia="楷体_GB2312" w:hAnsi="Arial" w:cs="Times New Roman" w:hint="eastAsia"/>
                <w:snapToGrid w:val="0"/>
                <w:kern w:val="0"/>
                <w:sz w:val="30"/>
                <w:szCs w:val="20"/>
              </w:rPr>
              <w:t>撰</w:t>
            </w:r>
            <w:proofErr w:type="gramEnd"/>
            <w:r w:rsidRPr="00B62EE1">
              <w:rPr>
                <w:rFonts w:ascii="楷体_GB2312" w:eastAsia="楷体_GB2312" w:hAnsi="Arial" w:cs="Times New Roman"/>
                <w:snapToGrid w:val="0"/>
                <w:kern w:val="0"/>
                <w:sz w:val="30"/>
                <w:szCs w:val="20"/>
              </w:rPr>
              <w:t xml:space="preserve">  </w:t>
            </w:r>
            <w:r w:rsidRPr="00B62EE1">
              <w:rPr>
                <w:rFonts w:ascii="楷体_GB2312" w:eastAsia="楷体_GB2312" w:hAnsi="Arial" w:cs="Times New Roman" w:hint="eastAsia"/>
                <w:snapToGrid w:val="0"/>
                <w:kern w:val="0"/>
                <w:sz w:val="30"/>
                <w:szCs w:val="20"/>
              </w:rPr>
              <w:t>写</w:t>
            </w:r>
            <w:r w:rsidRPr="00B62EE1">
              <w:rPr>
                <w:rFonts w:ascii="楷体_GB2312" w:eastAsia="楷体_GB2312" w:hAnsi="Arial" w:cs="Times New Roman"/>
                <w:snapToGrid w:val="0"/>
                <w:kern w:val="0"/>
                <w:sz w:val="30"/>
                <w:szCs w:val="20"/>
              </w:rPr>
              <w:t xml:space="preserve">  </w:t>
            </w:r>
            <w:r w:rsidRPr="00B62EE1">
              <w:rPr>
                <w:rFonts w:ascii="楷体_GB2312" w:eastAsia="楷体_GB2312" w:hAnsi="Arial" w:cs="Times New Roman" w:hint="eastAsia"/>
                <w:snapToGrid w:val="0"/>
                <w:kern w:val="0"/>
                <w:sz w:val="30"/>
                <w:szCs w:val="20"/>
              </w:rPr>
              <w:t>人</w:t>
            </w:r>
            <w:r w:rsidRPr="00B62EE1">
              <w:rPr>
                <w:rFonts w:ascii="楷体_GB2312" w:eastAsia="楷体_GB2312" w:hAnsi="Arial" w:cs="Times New Roman" w:hint="eastAsia"/>
                <w:snapToGrid w:val="0"/>
                <w:kern w:val="0"/>
                <w:sz w:val="28"/>
                <w:szCs w:val="20"/>
              </w:rPr>
              <w:t>（签名）</w:t>
            </w:r>
            <w:r w:rsidRPr="00B62EE1">
              <w:rPr>
                <w:rFonts w:ascii="楷体_GB2312" w:eastAsia="楷体_GB2312" w:hAnsi="Arial" w:cs="Times New Roman" w:hint="eastAsia"/>
                <w:snapToGrid w:val="0"/>
                <w:kern w:val="0"/>
                <w:sz w:val="30"/>
                <w:szCs w:val="20"/>
              </w:rPr>
              <w:t xml:space="preserve">：     </w:t>
            </w:r>
            <w:r w:rsidR="00A9001F">
              <w:rPr>
                <w:rFonts w:ascii="楷体_GB2312" w:eastAsia="楷体_GB2312" w:hAnsi="Arial" w:cs="Times New Roman" w:hint="eastAsia"/>
                <w:snapToGrid w:val="0"/>
                <w:kern w:val="0"/>
                <w:sz w:val="30"/>
                <w:szCs w:val="20"/>
              </w:rPr>
              <w:t>李海涛 何宇航</w:t>
            </w:r>
            <w:bookmarkEnd w:id="5"/>
            <w:bookmarkEnd w:id="6"/>
            <w:bookmarkEnd w:id="7"/>
            <w:r w:rsidRPr="00B62EE1">
              <w:rPr>
                <w:rFonts w:ascii="楷体_GB2312" w:eastAsia="楷体_GB2312" w:hAnsi="Arial" w:cs="Times New Roman" w:hint="eastAsia"/>
                <w:snapToGrid w:val="0"/>
                <w:kern w:val="0"/>
                <w:sz w:val="30"/>
                <w:szCs w:val="20"/>
              </w:rPr>
              <w:t xml:space="preserve"> </w:t>
            </w:r>
          </w:p>
          <w:p w14:paraId="62972ABF" w14:textId="04918677" w:rsidR="00B62EE1" w:rsidRPr="00B62EE1" w:rsidRDefault="00A9001F" w:rsidP="00A9001F">
            <w:pPr>
              <w:spacing w:line="240" w:lineRule="atLeast"/>
              <w:ind w:right="680" w:firstLineChars="0" w:firstLine="0"/>
              <w:jc w:val="right"/>
              <w:outlineLvl w:val="0"/>
              <w:rPr>
                <w:rFonts w:ascii="Arial" w:hAnsi="Arial" w:cs="Times New Roman"/>
                <w:snapToGrid w:val="0"/>
                <w:kern w:val="0"/>
                <w:sz w:val="30"/>
                <w:szCs w:val="20"/>
              </w:rPr>
            </w:pPr>
            <w:bookmarkStart w:id="8" w:name="_Toc107140816"/>
            <w:bookmarkStart w:id="9" w:name="_Toc107515520"/>
            <w:bookmarkStart w:id="10" w:name="_Toc107515608"/>
            <w:r>
              <w:rPr>
                <w:rFonts w:ascii="楷体_GB2312" w:eastAsia="楷体_GB2312" w:hAnsi="Arial" w:cs="Times New Roman" w:hint="eastAsia"/>
                <w:snapToGrid w:val="0"/>
                <w:kern w:val="0"/>
                <w:sz w:val="30"/>
                <w:szCs w:val="20"/>
              </w:rPr>
              <w:t>崔晓东 李建平 张晗</w:t>
            </w:r>
            <w:bookmarkEnd w:id="8"/>
            <w:bookmarkEnd w:id="9"/>
            <w:bookmarkEnd w:id="10"/>
          </w:p>
          <w:p w14:paraId="7E747C33" w14:textId="31334A7D" w:rsidR="00B62EE1" w:rsidRPr="00B62EE1" w:rsidRDefault="00B62EE1" w:rsidP="00B62EE1">
            <w:pPr>
              <w:tabs>
                <w:tab w:val="left" w:pos="3780"/>
                <w:tab w:val="left" w:pos="4200"/>
              </w:tabs>
              <w:spacing w:line="240" w:lineRule="atLeast"/>
              <w:ind w:firstLine="600"/>
              <w:jc w:val="left"/>
              <w:rPr>
                <w:rFonts w:ascii="Arial" w:hAnsi="Arial" w:cs="Times New Roman"/>
                <w:snapToGrid w:val="0"/>
                <w:kern w:val="0"/>
                <w:sz w:val="30"/>
                <w:szCs w:val="20"/>
              </w:rPr>
            </w:pPr>
            <w:r w:rsidRPr="00B62EE1">
              <w:rPr>
                <w:rFonts w:ascii="楷体_GB2312" w:eastAsia="楷体_GB2312" w:hAnsi="Arial" w:cs="Times New Roman" w:hint="eastAsia"/>
                <w:snapToGrid w:val="0"/>
                <w:kern w:val="0"/>
                <w:sz w:val="30"/>
                <w:szCs w:val="20"/>
              </w:rPr>
              <w:t>完</w:t>
            </w:r>
            <w:r w:rsidRPr="00B62EE1">
              <w:rPr>
                <w:rFonts w:ascii="楷体_GB2312" w:eastAsia="楷体_GB2312" w:hAnsi="Arial" w:cs="Times New Roman"/>
                <w:snapToGrid w:val="0"/>
                <w:kern w:val="0"/>
                <w:sz w:val="30"/>
                <w:szCs w:val="20"/>
              </w:rPr>
              <w:t xml:space="preserve"> </w:t>
            </w:r>
            <w:r w:rsidRPr="00B62EE1">
              <w:rPr>
                <w:rFonts w:ascii="楷体_GB2312" w:eastAsia="楷体_GB2312" w:hAnsi="Arial" w:cs="Times New Roman" w:hint="eastAsia"/>
                <w:snapToGrid w:val="0"/>
                <w:kern w:val="0"/>
                <w:sz w:val="30"/>
                <w:szCs w:val="20"/>
              </w:rPr>
              <w:t xml:space="preserve">  成   日</w:t>
            </w:r>
            <w:r w:rsidRPr="00B62EE1">
              <w:rPr>
                <w:rFonts w:ascii="楷体_GB2312" w:eastAsia="楷体_GB2312" w:hAnsi="Arial" w:cs="Times New Roman"/>
                <w:snapToGrid w:val="0"/>
                <w:kern w:val="0"/>
                <w:sz w:val="30"/>
                <w:szCs w:val="20"/>
              </w:rPr>
              <w:t xml:space="preserve"> </w:t>
            </w:r>
            <w:r w:rsidRPr="00B62EE1">
              <w:rPr>
                <w:rFonts w:ascii="楷体_GB2312" w:eastAsia="楷体_GB2312" w:hAnsi="Arial" w:cs="Times New Roman" w:hint="eastAsia"/>
                <w:snapToGrid w:val="0"/>
                <w:kern w:val="0"/>
                <w:sz w:val="30"/>
                <w:szCs w:val="20"/>
              </w:rPr>
              <w:t xml:space="preserve">  期：    202</w:t>
            </w:r>
            <w:r w:rsidR="00A9001F">
              <w:rPr>
                <w:rFonts w:ascii="楷体_GB2312" w:eastAsia="楷体_GB2312" w:hAnsi="Arial" w:cs="Times New Roman"/>
                <w:snapToGrid w:val="0"/>
                <w:kern w:val="0"/>
                <w:sz w:val="30"/>
                <w:szCs w:val="20"/>
              </w:rPr>
              <w:t>2</w:t>
            </w:r>
            <w:r w:rsidRPr="00B62EE1">
              <w:rPr>
                <w:rFonts w:ascii="楷体_GB2312" w:eastAsia="楷体_GB2312" w:hAnsi="Arial" w:cs="Times New Roman" w:hint="eastAsia"/>
                <w:snapToGrid w:val="0"/>
                <w:kern w:val="0"/>
                <w:sz w:val="30"/>
                <w:szCs w:val="20"/>
              </w:rPr>
              <w:t>-</w:t>
            </w:r>
            <w:r w:rsidR="00A9001F">
              <w:rPr>
                <w:rFonts w:ascii="楷体_GB2312" w:eastAsia="楷体_GB2312" w:hAnsi="Arial" w:cs="Times New Roman"/>
                <w:snapToGrid w:val="0"/>
                <w:kern w:val="0"/>
                <w:sz w:val="30"/>
                <w:szCs w:val="20"/>
              </w:rPr>
              <w:t>06</w:t>
            </w:r>
            <w:r w:rsidRPr="00B62EE1">
              <w:rPr>
                <w:rFonts w:ascii="楷体_GB2312" w:eastAsia="楷体_GB2312" w:hAnsi="Arial" w:cs="Times New Roman" w:hint="eastAsia"/>
                <w:snapToGrid w:val="0"/>
                <w:kern w:val="0"/>
                <w:sz w:val="30"/>
                <w:szCs w:val="20"/>
              </w:rPr>
              <w:t>-</w:t>
            </w:r>
            <w:r w:rsidR="00A9001F">
              <w:rPr>
                <w:rFonts w:ascii="楷体_GB2312" w:eastAsia="楷体_GB2312" w:hAnsi="Arial" w:cs="Times New Roman"/>
                <w:snapToGrid w:val="0"/>
                <w:kern w:val="0"/>
                <w:sz w:val="30"/>
                <w:szCs w:val="20"/>
              </w:rPr>
              <w:t>26</w:t>
            </w:r>
            <w:r w:rsidRPr="00B62EE1">
              <w:rPr>
                <w:rFonts w:ascii="楷体_GB2312" w:eastAsia="楷体_GB2312" w:hAnsi="Arial" w:cs="Times New Roman" w:hint="eastAsia"/>
                <w:snapToGrid w:val="0"/>
                <w:kern w:val="0"/>
                <w:sz w:val="30"/>
                <w:szCs w:val="20"/>
              </w:rPr>
              <w:t xml:space="preserve">    </w:t>
            </w:r>
          </w:p>
          <w:p w14:paraId="4C38E7C1" w14:textId="77777777" w:rsidR="00B62EE1" w:rsidRPr="00B62EE1" w:rsidRDefault="00B62EE1" w:rsidP="00B62EE1">
            <w:pPr>
              <w:spacing w:line="240" w:lineRule="atLeast"/>
              <w:ind w:firstLine="600"/>
              <w:jc w:val="left"/>
              <w:rPr>
                <w:rFonts w:ascii="楷体_GB2312" w:eastAsia="楷体_GB2312" w:hAnsi="Arial" w:cs="Times New Roman"/>
                <w:snapToGrid w:val="0"/>
                <w:kern w:val="0"/>
                <w:sz w:val="20"/>
                <w:szCs w:val="20"/>
              </w:rPr>
            </w:pPr>
            <w:r w:rsidRPr="00B62EE1">
              <w:rPr>
                <w:rFonts w:ascii="楷体_GB2312" w:eastAsia="楷体_GB2312" w:hAnsi="Arial" w:cs="Times New Roman" w:hint="eastAsia"/>
                <w:snapToGrid w:val="0"/>
                <w:kern w:val="0"/>
                <w:sz w:val="30"/>
                <w:szCs w:val="20"/>
              </w:rPr>
              <w:t xml:space="preserve">本文档 使 用部门： </w:t>
            </w:r>
            <w:r w:rsidRPr="00B62EE1">
              <w:rPr>
                <w:rFonts w:ascii="楷体_GB2312" w:eastAsia="楷体_GB2312" w:hAnsi="Arial" w:cs="Times New Roman" w:hint="eastAsia"/>
                <w:snapToGrid w:val="0"/>
                <w:kern w:val="0"/>
                <w:sz w:val="20"/>
                <w:szCs w:val="20"/>
              </w:rPr>
              <w:t xml:space="preserve">■主管领导   </w:t>
            </w:r>
            <w:r w:rsidRPr="00B62EE1">
              <w:rPr>
                <w:rFonts w:ascii="楷体_GB2312" w:eastAsia="楷体_GB2312" w:hAnsi="Arial" w:cs="Times New Roman"/>
                <w:snapToGrid w:val="0"/>
                <w:kern w:val="0"/>
                <w:sz w:val="20"/>
                <w:szCs w:val="20"/>
              </w:rPr>
              <w:t xml:space="preserve">  </w:t>
            </w:r>
            <w:r w:rsidRPr="00B62EE1">
              <w:rPr>
                <w:rFonts w:ascii="楷体_GB2312" w:eastAsia="楷体_GB2312" w:hAnsi="Arial" w:cs="Times New Roman" w:hint="eastAsia"/>
                <w:snapToGrid w:val="0"/>
                <w:kern w:val="0"/>
                <w:sz w:val="20"/>
                <w:szCs w:val="20"/>
              </w:rPr>
              <w:t xml:space="preserve">■项目组 </w:t>
            </w:r>
          </w:p>
          <w:p w14:paraId="3E1FA9AF" w14:textId="77777777" w:rsidR="00B62EE1" w:rsidRPr="00B62EE1" w:rsidRDefault="00B62EE1" w:rsidP="00B62EE1">
            <w:pPr>
              <w:spacing w:line="240" w:lineRule="atLeast"/>
              <w:ind w:leftChars="300" w:left="720" w:firstLineChars="1000" w:firstLine="2000"/>
              <w:jc w:val="left"/>
              <w:rPr>
                <w:rFonts w:ascii="Arial" w:hAnsi="Arial" w:cs="Times New Roman"/>
                <w:snapToGrid w:val="0"/>
                <w:kern w:val="0"/>
                <w:sz w:val="20"/>
                <w:szCs w:val="20"/>
                <w:u w:val="single"/>
              </w:rPr>
            </w:pPr>
            <w:r w:rsidRPr="00B62EE1">
              <w:rPr>
                <w:rFonts w:ascii="楷体_GB2312" w:eastAsia="楷体_GB2312" w:hAnsi="Arial" w:cs="Times New Roman" w:hint="eastAsia"/>
                <w:snapToGrid w:val="0"/>
                <w:kern w:val="0"/>
                <w:sz w:val="20"/>
                <w:szCs w:val="20"/>
              </w:rPr>
              <w:t xml:space="preserve">■客户（市场）  ■维护人员  ■用户  </w:t>
            </w:r>
          </w:p>
          <w:p w14:paraId="03B88110" w14:textId="609824DD" w:rsidR="00B62EE1" w:rsidRPr="00B62EE1" w:rsidRDefault="00B62EE1" w:rsidP="00B62EE1">
            <w:pPr>
              <w:spacing w:line="240" w:lineRule="atLeast"/>
              <w:ind w:firstLine="600"/>
              <w:jc w:val="left"/>
              <w:outlineLvl w:val="0"/>
              <w:rPr>
                <w:rFonts w:ascii="Arial" w:hAnsi="Arial" w:cs="Times New Roman"/>
                <w:snapToGrid w:val="0"/>
                <w:kern w:val="0"/>
                <w:sz w:val="30"/>
                <w:szCs w:val="20"/>
              </w:rPr>
            </w:pPr>
            <w:bookmarkStart w:id="11" w:name="_Toc107140817"/>
            <w:bookmarkStart w:id="12" w:name="_Toc107515521"/>
            <w:bookmarkStart w:id="13" w:name="_Toc107515609"/>
            <w:r w:rsidRPr="00B62EE1">
              <w:rPr>
                <w:rFonts w:ascii="楷体_GB2312" w:eastAsia="楷体_GB2312" w:hAnsi="Arial" w:cs="Times New Roman" w:hint="eastAsia"/>
                <w:snapToGrid w:val="0"/>
                <w:kern w:val="0"/>
                <w:sz w:val="30"/>
                <w:szCs w:val="20"/>
              </w:rPr>
              <w:t>评审负责人</w:t>
            </w:r>
            <w:r w:rsidRPr="00B62EE1">
              <w:rPr>
                <w:rFonts w:ascii="楷体_GB2312" w:eastAsia="楷体_GB2312" w:hAnsi="Arial" w:cs="Times New Roman" w:hint="eastAsia"/>
                <w:snapToGrid w:val="0"/>
                <w:kern w:val="0"/>
                <w:sz w:val="28"/>
                <w:szCs w:val="20"/>
              </w:rPr>
              <w:t>（签名）</w:t>
            </w:r>
            <w:r w:rsidRPr="00B62EE1">
              <w:rPr>
                <w:rFonts w:ascii="楷体_GB2312" w:eastAsia="楷体_GB2312" w:hAnsi="Arial" w:cs="Times New Roman" w:hint="eastAsia"/>
                <w:snapToGrid w:val="0"/>
                <w:kern w:val="0"/>
                <w:sz w:val="30"/>
                <w:szCs w:val="20"/>
              </w:rPr>
              <w:t xml:space="preserve">：      </w:t>
            </w:r>
            <w:r w:rsidR="00A9001F">
              <w:rPr>
                <w:rFonts w:ascii="楷体_GB2312" w:eastAsia="楷体_GB2312" w:hAnsi="Arial" w:cs="Times New Roman" w:hint="eastAsia"/>
                <w:snapToGrid w:val="0"/>
                <w:kern w:val="0"/>
                <w:sz w:val="30"/>
                <w:szCs w:val="20"/>
              </w:rPr>
              <w:t>李海涛</w:t>
            </w:r>
            <w:bookmarkEnd w:id="11"/>
            <w:bookmarkEnd w:id="12"/>
            <w:bookmarkEnd w:id="13"/>
            <w:r w:rsidRPr="00B62EE1">
              <w:rPr>
                <w:rFonts w:ascii="楷体_GB2312" w:eastAsia="楷体_GB2312" w:hAnsi="Arial" w:cs="Times New Roman" w:hint="eastAsia"/>
                <w:snapToGrid w:val="0"/>
                <w:kern w:val="0"/>
                <w:sz w:val="30"/>
                <w:szCs w:val="20"/>
              </w:rPr>
              <w:t xml:space="preserve">     </w:t>
            </w:r>
          </w:p>
          <w:p w14:paraId="583BECB2" w14:textId="77777777" w:rsidR="00B62EE1" w:rsidRPr="00B62EE1" w:rsidRDefault="00B62EE1" w:rsidP="00B62EE1">
            <w:pPr>
              <w:tabs>
                <w:tab w:val="left" w:pos="1655"/>
                <w:tab w:val="center" w:pos="3672"/>
              </w:tabs>
              <w:spacing w:line="240" w:lineRule="atLeast"/>
              <w:ind w:firstLine="600"/>
              <w:jc w:val="left"/>
              <w:rPr>
                <w:rFonts w:ascii="楷体_GB2312" w:eastAsia="楷体_GB2312" w:hAnsi="Arial" w:cs="Times New Roman"/>
                <w:snapToGrid w:val="0"/>
                <w:kern w:val="0"/>
                <w:sz w:val="30"/>
                <w:szCs w:val="20"/>
              </w:rPr>
            </w:pPr>
          </w:p>
          <w:p w14:paraId="0DF4571D" w14:textId="73994E58" w:rsidR="00B62EE1" w:rsidRPr="00B62EE1" w:rsidRDefault="00B62EE1" w:rsidP="00B62EE1">
            <w:pPr>
              <w:tabs>
                <w:tab w:val="left" w:pos="1655"/>
                <w:tab w:val="center" w:pos="3672"/>
              </w:tabs>
              <w:spacing w:line="240" w:lineRule="atLeast"/>
              <w:ind w:firstLine="600"/>
              <w:jc w:val="left"/>
              <w:rPr>
                <w:rFonts w:ascii="Arial" w:hAnsi="Arial" w:cs="Times New Roman"/>
                <w:snapToGrid w:val="0"/>
                <w:kern w:val="0"/>
                <w:sz w:val="20"/>
                <w:szCs w:val="20"/>
              </w:rPr>
            </w:pPr>
            <w:r w:rsidRPr="00B62EE1">
              <w:rPr>
                <w:rFonts w:ascii="楷体_GB2312" w:eastAsia="楷体_GB2312" w:hAnsi="Arial" w:cs="Times New Roman" w:hint="eastAsia"/>
                <w:snapToGrid w:val="0"/>
                <w:kern w:val="0"/>
                <w:sz w:val="30"/>
                <w:szCs w:val="20"/>
              </w:rPr>
              <w:t>评</w:t>
            </w:r>
            <w:r w:rsidRPr="00B62EE1">
              <w:rPr>
                <w:rFonts w:ascii="楷体_GB2312" w:eastAsia="楷体_GB2312" w:hAnsi="Arial" w:cs="Times New Roman"/>
                <w:snapToGrid w:val="0"/>
                <w:kern w:val="0"/>
                <w:sz w:val="30"/>
                <w:szCs w:val="20"/>
              </w:rPr>
              <w:t xml:space="preserve"> </w:t>
            </w:r>
            <w:r w:rsidRPr="00B62EE1">
              <w:rPr>
                <w:rFonts w:ascii="楷体_GB2312" w:eastAsia="楷体_GB2312" w:hAnsi="Arial" w:cs="Times New Roman" w:hint="eastAsia"/>
                <w:snapToGrid w:val="0"/>
                <w:kern w:val="0"/>
                <w:sz w:val="30"/>
                <w:szCs w:val="20"/>
              </w:rPr>
              <w:t xml:space="preserve">   审   日  期：     202</w:t>
            </w:r>
            <w:r w:rsidR="00A9001F">
              <w:rPr>
                <w:rFonts w:ascii="楷体_GB2312" w:eastAsia="楷体_GB2312" w:hAnsi="Arial" w:cs="Times New Roman"/>
                <w:snapToGrid w:val="0"/>
                <w:kern w:val="0"/>
                <w:sz w:val="30"/>
                <w:szCs w:val="20"/>
              </w:rPr>
              <w:t>2</w:t>
            </w:r>
            <w:r w:rsidRPr="00B62EE1">
              <w:rPr>
                <w:rFonts w:ascii="楷体_GB2312" w:eastAsia="楷体_GB2312" w:hAnsi="Arial" w:cs="Times New Roman" w:hint="eastAsia"/>
                <w:snapToGrid w:val="0"/>
                <w:kern w:val="0"/>
                <w:sz w:val="30"/>
                <w:szCs w:val="20"/>
              </w:rPr>
              <w:t>-</w:t>
            </w:r>
            <w:r w:rsidR="00A9001F">
              <w:rPr>
                <w:rFonts w:ascii="楷体_GB2312" w:eastAsia="楷体_GB2312" w:hAnsi="Arial" w:cs="Times New Roman"/>
                <w:snapToGrid w:val="0"/>
                <w:kern w:val="0"/>
                <w:sz w:val="30"/>
                <w:szCs w:val="20"/>
              </w:rPr>
              <w:t>06</w:t>
            </w:r>
            <w:r w:rsidRPr="00B62EE1">
              <w:rPr>
                <w:rFonts w:ascii="楷体_GB2312" w:eastAsia="楷体_GB2312" w:hAnsi="Arial" w:cs="Times New Roman" w:hint="eastAsia"/>
                <w:snapToGrid w:val="0"/>
                <w:kern w:val="0"/>
                <w:sz w:val="30"/>
                <w:szCs w:val="20"/>
              </w:rPr>
              <w:t>-</w:t>
            </w:r>
            <w:r w:rsidR="00A9001F">
              <w:rPr>
                <w:rFonts w:ascii="楷体_GB2312" w:eastAsia="楷体_GB2312" w:hAnsi="Arial" w:cs="Times New Roman"/>
                <w:snapToGrid w:val="0"/>
                <w:kern w:val="0"/>
                <w:sz w:val="30"/>
                <w:szCs w:val="20"/>
              </w:rPr>
              <w:t>27</w:t>
            </w:r>
            <w:r w:rsidRPr="00B62EE1">
              <w:rPr>
                <w:rFonts w:ascii="楷体_GB2312" w:eastAsia="楷体_GB2312" w:hAnsi="Arial" w:cs="Times New Roman" w:hint="eastAsia"/>
                <w:snapToGrid w:val="0"/>
                <w:kern w:val="0"/>
                <w:sz w:val="30"/>
                <w:szCs w:val="20"/>
              </w:rPr>
              <w:t xml:space="preserve"> </w:t>
            </w:r>
          </w:p>
        </w:tc>
      </w:tr>
      <w:tr w:rsidR="00B62EE1" w:rsidRPr="00B62EE1" w14:paraId="12E7DB7E" w14:textId="77777777" w:rsidTr="005A57A4">
        <w:trPr>
          <w:cantSplit/>
          <w:trHeight w:val="2711"/>
        </w:trPr>
        <w:tc>
          <w:tcPr>
            <w:tcW w:w="1960" w:type="dxa"/>
            <w:vMerge/>
            <w:shd w:val="clear" w:color="auto" w:fill="CCCCCC"/>
          </w:tcPr>
          <w:p w14:paraId="3898C118" w14:textId="77777777" w:rsidR="00B62EE1" w:rsidRPr="00B62EE1" w:rsidRDefault="00B62EE1" w:rsidP="00B62EE1">
            <w:pPr>
              <w:spacing w:line="240" w:lineRule="atLeast"/>
              <w:ind w:firstLineChars="0" w:firstLine="0"/>
              <w:jc w:val="right"/>
              <w:rPr>
                <w:rFonts w:ascii="Arial" w:hAnsi="Arial" w:cs="Times New Roman"/>
                <w:b/>
                <w:snapToGrid w:val="0"/>
                <w:kern w:val="0"/>
                <w:sz w:val="36"/>
                <w:szCs w:val="20"/>
              </w:rPr>
            </w:pPr>
          </w:p>
        </w:tc>
        <w:tc>
          <w:tcPr>
            <w:tcW w:w="7148" w:type="dxa"/>
            <w:vAlign w:val="bottom"/>
          </w:tcPr>
          <w:p w14:paraId="573477E1" w14:textId="4CEED71A" w:rsidR="00B62EE1" w:rsidRPr="00B62EE1" w:rsidRDefault="00B62EE1" w:rsidP="00B62EE1">
            <w:pPr>
              <w:spacing w:line="240" w:lineRule="atLeast"/>
              <w:ind w:firstLineChars="0" w:firstLine="0"/>
              <w:jc w:val="right"/>
              <w:rPr>
                <w:rFonts w:ascii="Arial" w:hAnsi="Arial" w:cs="Times New Roman"/>
                <w:b/>
                <w:snapToGrid w:val="0"/>
                <w:kern w:val="0"/>
                <w:sz w:val="36"/>
                <w:szCs w:val="20"/>
              </w:rPr>
            </w:pPr>
            <w:r w:rsidRPr="00B62EE1">
              <w:rPr>
                <w:rFonts w:ascii="Arial" w:hAnsi="Arial" w:cs="Times New Roman"/>
                <w:b/>
                <w:noProof/>
                <w:snapToGrid w:val="0"/>
                <w:kern w:val="0"/>
                <w:sz w:val="36"/>
                <w:szCs w:val="20"/>
              </w:rPr>
              <w:drawing>
                <wp:inline distT="0" distB="0" distL="0" distR="0" wp14:anchorId="73B4AE4E" wp14:editId="137364CD">
                  <wp:extent cx="1107440" cy="306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07440" cy="306070"/>
                          </a:xfrm>
                          <a:prstGeom prst="rect">
                            <a:avLst/>
                          </a:prstGeom>
                          <a:noFill/>
                          <a:ln>
                            <a:noFill/>
                          </a:ln>
                        </pic:spPr>
                      </pic:pic>
                    </a:graphicData>
                  </a:graphic>
                </wp:inline>
              </w:drawing>
            </w:r>
            <w:r w:rsidRPr="00B62EE1">
              <w:rPr>
                <w:rFonts w:ascii="Arial" w:hAnsi="Arial" w:cs="Times New Roman" w:hint="eastAsia"/>
                <w:b/>
                <w:snapToGrid w:val="0"/>
                <w:kern w:val="0"/>
                <w:sz w:val="36"/>
                <w:szCs w:val="20"/>
              </w:rPr>
              <w:t xml:space="preserve">                         </w:t>
            </w:r>
          </w:p>
        </w:tc>
      </w:tr>
    </w:tbl>
    <w:p w14:paraId="672EEF0E" w14:textId="30896C99" w:rsidR="006411F4" w:rsidRDefault="006411F4" w:rsidP="00B62EE1">
      <w:pPr>
        <w:ind w:firstLine="480"/>
      </w:pPr>
    </w:p>
    <w:p w14:paraId="2317F75C" w14:textId="2BFB53EA" w:rsidR="00B62EE1" w:rsidRDefault="00DC3878" w:rsidP="00DC3878">
      <w:pPr>
        <w:ind w:firstLine="480"/>
      </w:pPr>
      <w:r w:rsidRPr="00DC3878">
        <w:rPr>
          <w:rFonts w:hint="eastAsia"/>
        </w:rPr>
        <w:lastRenderedPageBreak/>
        <w:t>文档信息</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05"/>
      </w:tblGrid>
      <w:tr w:rsidR="00DC3878" w:rsidRPr="00DC3878" w14:paraId="0D974EF9" w14:textId="77777777" w:rsidTr="00DC3878">
        <w:trPr>
          <w:trHeight w:val="277"/>
        </w:trPr>
        <w:tc>
          <w:tcPr>
            <w:tcW w:w="7905" w:type="dxa"/>
          </w:tcPr>
          <w:p w14:paraId="56EAED1D" w14:textId="2E48EBE0" w:rsidR="00DC3878" w:rsidRPr="00DC3878" w:rsidRDefault="00DC3878" w:rsidP="00DC3878">
            <w:pPr>
              <w:ind w:firstLineChars="0" w:firstLine="0"/>
            </w:pPr>
            <w:r w:rsidRPr="00DC3878">
              <w:rPr>
                <w:rFonts w:hint="eastAsia"/>
              </w:rPr>
              <w:t>标题</w:t>
            </w:r>
            <w:r w:rsidRPr="00DC3878">
              <w:t>:</w:t>
            </w:r>
            <w:r w:rsidRPr="00DC3878">
              <w:rPr>
                <w:rFonts w:hint="eastAsia"/>
              </w:rPr>
              <w:t xml:space="preserve"> </w:t>
            </w:r>
            <w:r w:rsidR="00A9001F">
              <w:rPr>
                <w:rFonts w:hint="eastAsia"/>
              </w:rPr>
              <w:t>攀枝花物流系统</w:t>
            </w:r>
            <w:r w:rsidRPr="00DC3878">
              <w:rPr>
                <w:rFonts w:hint="eastAsia"/>
              </w:rPr>
              <w:t>软件需求规约</w:t>
            </w:r>
          </w:p>
        </w:tc>
      </w:tr>
      <w:tr w:rsidR="00DC3878" w:rsidRPr="00DC3878" w14:paraId="7E1875FF" w14:textId="77777777" w:rsidTr="00DC3878">
        <w:trPr>
          <w:trHeight w:val="277"/>
        </w:trPr>
        <w:tc>
          <w:tcPr>
            <w:tcW w:w="7905" w:type="dxa"/>
          </w:tcPr>
          <w:p w14:paraId="00BD6D58" w14:textId="6CF31E73" w:rsidR="00DC3878" w:rsidRPr="00DC3878" w:rsidRDefault="00DC3878" w:rsidP="00A9001F">
            <w:pPr>
              <w:ind w:firstLineChars="0" w:firstLine="0"/>
            </w:pPr>
            <w:r w:rsidRPr="00DC3878">
              <w:rPr>
                <w:rFonts w:hint="eastAsia"/>
              </w:rPr>
              <w:t>作者</w:t>
            </w:r>
            <w:r w:rsidRPr="00DC3878">
              <w:t xml:space="preserve">: </w:t>
            </w:r>
            <w:r w:rsidR="00A9001F">
              <w:rPr>
                <w:rFonts w:hint="eastAsia"/>
              </w:rPr>
              <w:t>李海涛</w:t>
            </w:r>
            <w:r w:rsidR="00A9001F">
              <w:rPr>
                <w:rFonts w:hint="eastAsia"/>
              </w:rPr>
              <w:t xml:space="preserve"> </w:t>
            </w:r>
            <w:r w:rsidR="00A9001F">
              <w:rPr>
                <w:rFonts w:hint="eastAsia"/>
              </w:rPr>
              <w:t>何宇航</w:t>
            </w:r>
            <w:r w:rsidR="00A9001F">
              <w:t xml:space="preserve"> </w:t>
            </w:r>
            <w:r w:rsidR="00A9001F">
              <w:rPr>
                <w:rFonts w:hint="eastAsia"/>
              </w:rPr>
              <w:t>崔晓东</w:t>
            </w:r>
            <w:r w:rsidR="00A9001F">
              <w:rPr>
                <w:rFonts w:hint="eastAsia"/>
              </w:rPr>
              <w:t xml:space="preserve"> </w:t>
            </w:r>
            <w:r w:rsidR="00A9001F">
              <w:rPr>
                <w:rFonts w:hint="eastAsia"/>
              </w:rPr>
              <w:t>李建平</w:t>
            </w:r>
            <w:r w:rsidR="00A9001F">
              <w:rPr>
                <w:rFonts w:hint="eastAsia"/>
              </w:rPr>
              <w:t xml:space="preserve"> </w:t>
            </w:r>
            <w:r w:rsidR="00A9001F">
              <w:rPr>
                <w:rFonts w:hint="eastAsia"/>
              </w:rPr>
              <w:t>张晗</w:t>
            </w:r>
          </w:p>
        </w:tc>
      </w:tr>
      <w:tr w:rsidR="00DC3878" w:rsidRPr="00DC3878" w14:paraId="7254E552" w14:textId="77777777" w:rsidTr="00DC3878">
        <w:trPr>
          <w:trHeight w:val="268"/>
        </w:trPr>
        <w:tc>
          <w:tcPr>
            <w:tcW w:w="7905" w:type="dxa"/>
          </w:tcPr>
          <w:p w14:paraId="0B73BE36" w14:textId="624CB141" w:rsidR="00DC3878" w:rsidRPr="00DC3878" w:rsidRDefault="00DC3878" w:rsidP="00DC3878">
            <w:pPr>
              <w:ind w:firstLineChars="0" w:firstLine="0"/>
            </w:pPr>
            <w:r w:rsidRPr="00DC3878">
              <w:rPr>
                <w:rFonts w:hint="eastAsia"/>
              </w:rPr>
              <w:t>创建日期</w:t>
            </w:r>
            <w:r w:rsidRPr="00DC3878">
              <w:t xml:space="preserve">: </w:t>
            </w:r>
            <w:r w:rsidRPr="00DC3878">
              <w:rPr>
                <w:rFonts w:hint="eastAsia"/>
              </w:rPr>
              <w:t>202</w:t>
            </w:r>
            <w:r w:rsidR="00A9001F">
              <w:t>2</w:t>
            </w:r>
            <w:r w:rsidRPr="00DC3878">
              <w:rPr>
                <w:rFonts w:hint="eastAsia"/>
              </w:rPr>
              <w:t>-</w:t>
            </w:r>
            <w:r w:rsidR="00A9001F">
              <w:t>06</w:t>
            </w:r>
            <w:r w:rsidRPr="00DC3878">
              <w:rPr>
                <w:rFonts w:hint="eastAsia"/>
              </w:rPr>
              <w:t>-</w:t>
            </w:r>
            <w:r w:rsidR="00A9001F">
              <w:t>2</w:t>
            </w:r>
            <w:r w:rsidR="00402011">
              <w:t>5</w:t>
            </w:r>
          </w:p>
        </w:tc>
      </w:tr>
      <w:tr w:rsidR="00DC3878" w:rsidRPr="00DC3878" w14:paraId="7FF71F31" w14:textId="77777777" w:rsidTr="00DC3878">
        <w:trPr>
          <w:trHeight w:val="277"/>
        </w:trPr>
        <w:tc>
          <w:tcPr>
            <w:tcW w:w="7905" w:type="dxa"/>
          </w:tcPr>
          <w:p w14:paraId="3DEE7479" w14:textId="2B756739" w:rsidR="00DC3878" w:rsidRPr="00DC3878" w:rsidRDefault="00DC3878" w:rsidP="00DC3878">
            <w:pPr>
              <w:ind w:firstLineChars="0" w:firstLine="0"/>
            </w:pPr>
            <w:r w:rsidRPr="00DC3878">
              <w:rPr>
                <w:rFonts w:hint="eastAsia"/>
              </w:rPr>
              <w:t>上次更新日期</w:t>
            </w:r>
            <w:r w:rsidRPr="00DC3878">
              <w:t xml:space="preserve">: </w:t>
            </w:r>
            <w:r w:rsidRPr="00DC3878">
              <w:rPr>
                <w:rFonts w:hint="eastAsia"/>
              </w:rPr>
              <w:t>202</w:t>
            </w:r>
            <w:r w:rsidR="00A9001F">
              <w:t>2</w:t>
            </w:r>
            <w:r w:rsidRPr="00DC3878">
              <w:rPr>
                <w:rFonts w:hint="eastAsia"/>
              </w:rPr>
              <w:t>-</w:t>
            </w:r>
            <w:r w:rsidR="00A9001F">
              <w:t>06</w:t>
            </w:r>
            <w:r w:rsidRPr="00DC3878">
              <w:rPr>
                <w:rFonts w:hint="eastAsia"/>
              </w:rPr>
              <w:t>-</w:t>
            </w:r>
            <w:r w:rsidR="00A9001F">
              <w:t>2</w:t>
            </w:r>
            <w:r w:rsidR="00402011">
              <w:t>6</w:t>
            </w:r>
          </w:p>
        </w:tc>
      </w:tr>
      <w:tr w:rsidR="00DC3878" w:rsidRPr="00DC3878" w14:paraId="0456D113" w14:textId="77777777" w:rsidTr="00DC3878">
        <w:trPr>
          <w:trHeight w:val="55"/>
        </w:trPr>
        <w:tc>
          <w:tcPr>
            <w:tcW w:w="7905" w:type="dxa"/>
          </w:tcPr>
          <w:p w14:paraId="4674A7D1" w14:textId="77777777" w:rsidR="00DC3878" w:rsidRPr="00DC3878" w:rsidRDefault="00DC3878" w:rsidP="00DC3878">
            <w:pPr>
              <w:ind w:firstLineChars="0" w:firstLine="0"/>
            </w:pPr>
            <w:r w:rsidRPr="00DC3878">
              <w:rPr>
                <w:rFonts w:hint="eastAsia"/>
              </w:rPr>
              <w:t>版本</w:t>
            </w:r>
            <w:r w:rsidRPr="00DC3878">
              <w:t>:</w:t>
            </w:r>
            <w:r w:rsidRPr="00DC3878">
              <w:rPr>
                <w:rFonts w:hint="eastAsia"/>
              </w:rPr>
              <w:t xml:space="preserve"> Build2.0</w:t>
            </w:r>
          </w:p>
        </w:tc>
      </w:tr>
      <w:tr w:rsidR="00DC3878" w:rsidRPr="00DC3878" w14:paraId="2DE67113" w14:textId="77777777" w:rsidTr="00DC3878">
        <w:trPr>
          <w:trHeight w:val="277"/>
        </w:trPr>
        <w:tc>
          <w:tcPr>
            <w:tcW w:w="7905" w:type="dxa"/>
          </w:tcPr>
          <w:p w14:paraId="119F78B5" w14:textId="77777777" w:rsidR="00DC3878" w:rsidRPr="00DC3878" w:rsidRDefault="00DC3878" w:rsidP="00DC3878">
            <w:pPr>
              <w:ind w:firstLineChars="0" w:firstLine="0"/>
            </w:pPr>
          </w:p>
        </w:tc>
      </w:tr>
      <w:tr w:rsidR="00DC3878" w:rsidRPr="00DC3878" w14:paraId="3E6290AC" w14:textId="77777777" w:rsidTr="00DC3878">
        <w:trPr>
          <w:trHeight w:val="268"/>
        </w:trPr>
        <w:tc>
          <w:tcPr>
            <w:tcW w:w="7905" w:type="dxa"/>
          </w:tcPr>
          <w:p w14:paraId="7C8CBE04" w14:textId="77777777" w:rsidR="00DC3878" w:rsidRPr="00DC3878" w:rsidRDefault="00DC3878" w:rsidP="00DC3878">
            <w:pPr>
              <w:ind w:firstLineChars="0" w:firstLine="0"/>
            </w:pPr>
            <w:r w:rsidRPr="00DC3878">
              <w:rPr>
                <w:rFonts w:hint="eastAsia"/>
              </w:rPr>
              <w:t>部门名称</w:t>
            </w:r>
            <w:r w:rsidRPr="00DC3878">
              <w:t xml:space="preserve">: </w:t>
            </w:r>
            <w:r w:rsidRPr="00DC3878">
              <w:rPr>
                <w:rFonts w:hint="eastAsia"/>
              </w:rPr>
              <w:t>软件产品研发部</w:t>
            </w:r>
          </w:p>
        </w:tc>
      </w:tr>
    </w:tbl>
    <w:p w14:paraId="0B91475F" w14:textId="77777777" w:rsidR="00CB486A" w:rsidRDefault="00CB486A" w:rsidP="00B62EE1">
      <w:pPr>
        <w:ind w:firstLine="480"/>
      </w:pPr>
    </w:p>
    <w:p w14:paraId="684EC564" w14:textId="4BA81DEF" w:rsidR="00DC3878" w:rsidRPr="00DC3878" w:rsidRDefault="00DC3878" w:rsidP="00B62EE1">
      <w:pPr>
        <w:ind w:firstLine="480"/>
      </w:pPr>
      <w:r w:rsidRPr="00DC3878">
        <w:rPr>
          <w:rFonts w:hint="eastAsia"/>
        </w:rPr>
        <w:t>修订文档历史记录</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418"/>
        <w:gridCol w:w="3402"/>
        <w:gridCol w:w="2630"/>
      </w:tblGrid>
      <w:tr w:rsidR="00DC3878" w:rsidRPr="00DC3878" w14:paraId="6C9695A3" w14:textId="77777777" w:rsidTr="00C60AC7">
        <w:tc>
          <w:tcPr>
            <w:tcW w:w="1417" w:type="dxa"/>
          </w:tcPr>
          <w:p w14:paraId="316449B6" w14:textId="77777777" w:rsidR="00DC3878" w:rsidRPr="00DC3878" w:rsidRDefault="00DC3878" w:rsidP="00CB486A">
            <w:pPr>
              <w:ind w:firstLineChars="0" w:firstLine="0"/>
              <w:rPr>
                <w:b/>
              </w:rPr>
            </w:pPr>
            <w:r w:rsidRPr="00DC3878">
              <w:rPr>
                <w:rFonts w:hint="eastAsia"/>
                <w:b/>
              </w:rPr>
              <w:t>日期</w:t>
            </w:r>
          </w:p>
        </w:tc>
        <w:tc>
          <w:tcPr>
            <w:tcW w:w="1418" w:type="dxa"/>
          </w:tcPr>
          <w:p w14:paraId="6F6CA28E" w14:textId="77777777" w:rsidR="00DC3878" w:rsidRPr="00DC3878" w:rsidRDefault="00DC3878" w:rsidP="00CB486A">
            <w:pPr>
              <w:ind w:firstLineChars="0" w:firstLine="0"/>
              <w:rPr>
                <w:b/>
              </w:rPr>
            </w:pPr>
            <w:r w:rsidRPr="00DC3878">
              <w:rPr>
                <w:rFonts w:hint="eastAsia"/>
                <w:b/>
              </w:rPr>
              <w:t>版本</w:t>
            </w:r>
          </w:p>
        </w:tc>
        <w:tc>
          <w:tcPr>
            <w:tcW w:w="3402" w:type="dxa"/>
          </w:tcPr>
          <w:p w14:paraId="35A520D1" w14:textId="77777777" w:rsidR="00DC3878" w:rsidRPr="00DC3878" w:rsidRDefault="00DC3878" w:rsidP="00CB486A">
            <w:pPr>
              <w:ind w:firstLineChars="0" w:firstLine="0"/>
              <w:rPr>
                <w:b/>
              </w:rPr>
            </w:pPr>
            <w:r w:rsidRPr="00DC3878">
              <w:rPr>
                <w:rFonts w:hint="eastAsia"/>
                <w:b/>
              </w:rPr>
              <w:t>说明</w:t>
            </w:r>
          </w:p>
        </w:tc>
        <w:tc>
          <w:tcPr>
            <w:tcW w:w="2630" w:type="dxa"/>
          </w:tcPr>
          <w:p w14:paraId="1AE8B5E3" w14:textId="77777777" w:rsidR="00DC3878" w:rsidRPr="00DC3878" w:rsidRDefault="00DC3878" w:rsidP="00CB486A">
            <w:pPr>
              <w:ind w:firstLineChars="0" w:firstLine="0"/>
              <w:rPr>
                <w:b/>
              </w:rPr>
            </w:pPr>
            <w:r w:rsidRPr="00DC3878">
              <w:rPr>
                <w:rFonts w:hint="eastAsia"/>
                <w:b/>
              </w:rPr>
              <w:t>作者</w:t>
            </w:r>
          </w:p>
        </w:tc>
      </w:tr>
      <w:tr w:rsidR="00DC3878" w:rsidRPr="00DC3878" w14:paraId="6667FE35" w14:textId="77777777" w:rsidTr="00C60AC7">
        <w:tc>
          <w:tcPr>
            <w:tcW w:w="1417" w:type="dxa"/>
          </w:tcPr>
          <w:p w14:paraId="42AA7C70" w14:textId="77777777" w:rsidR="00DC3878" w:rsidRPr="00DC3878" w:rsidRDefault="00DC3878" w:rsidP="00CB486A">
            <w:pPr>
              <w:ind w:firstLineChars="0" w:firstLine="0"/>
              <w:rPr>
                <w:b/>
              </w:rPr>
            </w:pPr>
          </w:p>
        </w:tc>
        <w:tc>
          <w:tcPr>
            <w:tcW w:w="1418" w:type="dxa"/>
          </w:tcPr>
          <w:p w14:paraId="21749D85" w14:textId="77777777" w:rsidR="00DC3878" w:rsidRPr="00DC3878" w:rsidRDefault="00DC3878" w:rsidP="00CB486A">
            <w:pPr>
              <w:ind w:firstLineChars="0" w:firstLine="0"/>
              <w:rPr>
                <w:b/>
              </w:rPr>
            </w:pPr>
          </w:p>
        </w:tc>
        <w:tc>
          <w:tcPr>
            <w:tcW w:w="3402" w:type="dxa"/>
          </w:tcPr>
          <w:p w14:paraId="11CBC013" w14:textId="77777777" w:rsidR="00DC3878" w:rsidRPr="00DC3878" w:rsidRDefault="00DC3878" w:rsidP="00CB486A">
            <w:pPr>
              <w:ind w:firstLineChars="0" w:firstLine="0"/>
              <w:rPr>
                <w:b/>
              </w:rPr>
            </w:pPr>
          </w:p>
        </w:tc>
        <w:tc>
          <w:tcPr>
            <w:tcW w:w="2630" w:type="dxa"/>
          </w:tcPr>
          <w:p w14:paraId="50945AB0" w14:textId="77777777" w:rsidR="00DC3878" w:rsidRPr="00DC3878" w:rsidRDefault="00DC3878" w:rsidP="00CB486A">
            <w:pPr>
              <w:ind w:firstLineChars="0" w:firstLine="0"/>
              <w:rPr>
                <w:b/>
              </w:rPr>
            </w:pPr>
          </w:p>
        </w:tc>
      </w:tr>
      <w:tr w:rsidR="00DC3878" w:rsidRPr="00DC3878" w14:paraId="1E935191" w14:textId="77777777" w:rsidTr="00C60AC7">
        <w:trPr>
          <w:trHeight w:val="108"/>
        </w:trPr>
        <w:tc>
          <w:tcPr>
            <w:tcW w:w="1417" w:type="dxa"/>
          </w:tcPr>
          <w:p w14:paraId="67F775B0" w14:textId="39107196" w:rsidR="00DC3878" w:rsidRPr="00DC3878" w:rsidRDefault="00DC3878" w:rsidP="00CB486A">
            <w:pPr>
              <w:ind w:firstLineChars="0" w:firstLine="0"/>
            </w:pPr>
            <w:r w:rsidRPr="00DC3878">
              <w:rPr>
                <w:rFonts w:hint="eastAsia"/>
              </w:rPr>
              <w:t>202</w:t>
            </w:r>
            <w:r w:rsidR="00C60AC7">
              <w:t>2</w:t>
            </w:r>
            <w:r w:rsidRPr="00DC3878">
              <w:rPr>
                <w:rFonts w:hint="eastAsia"/>
              </w:rPr>
              <w:t>-</w:t>
            </w:r>
            <w:r w:rsidR="00C60AC7">
              <w:t>06</w:t>
            </w:r>
            <w:r w:rsidRPr="00DC3878">
              <w:rPr>
                <w:rFonts w:hint="eastAsia"/>
              </w:rPr>
              <w:t>-</w:t>
            </w:r>
            <w:r w:rsidR="00C60AC7">
              <w:t>26</w:t>
            </w:r>
          </w:p>
        </w:tc>
        <w:tc>
          <w:tcPr>
            <w:tcW w:w="1418" w:type="dxa"/>
          </w:tcPr>
          <w:p w14:paraId="1B6ADB4C" w14:textId="5CCDC25B" w:rsidR="00DC3878" w:rsidRPr="00DC3878" w:rsidRDefault="00DC3878" w:rsidP="00CB486A">
            <w:pPr>
              <w:ind w:firstLineChars="0" w:firstLine="0"/>
            </w:pPr>
            <w:r w:rsidRPr="00DC3878">
              <w:rPr>
                <w:rFonts w:hint="eastAsia"/>
              </w:rPr>
              <w:t>1.0.</w:t>
            </w:r>
            <w:r w:rsidR="00C60AC7">
              <w:t>2022</w:t>
            </w:r>
            <w:r w:rsidR="00CB486A">
              <w:t>625</w:t>
            </w:r>
          </w:p>
        </w:tc>
        <w:tc>
          <w:tcPr>
            <w:tcW w:w="3402" w:type="dxa"/>
          </w:tcPr>
          <w:p w14:paraId="6D6BBDD6" w14:textId="77777777" w:rsidR="00DC3878" w:rsidRPr="00DC3878" w:rsidRDefault="00DC3878" w:rsidP="00CB486A">
            <w:pPr>
              <w:ind w:firstLineChars="0" w:firstLine="0"/>
            </w:pPr>
            <w:r w:rsidRPr="00DC3878">
              <w:rPr>
                <w:rFonts w:hint="eastAsia"/>
              </w:rPr>
              <w:t>正式发布</w:t>
            </w:r>
          </w:p>
        </w:tc>
        <w:tc>
          <w:tcPr>
            <w:tcW w:w="2630" w:type="dxa"/>
          </w:tcPr>
          <w:p w14:paraId="595EA2AB" w14:textId="2571EA40" w:rsidR="00DC3878" w:rsidRPr="00DC3878" w:rsidRDefault="00CB486A" w:rsidP="00CB486A">
            <w:pPr>
              <w:ind w:firstLineChars="0" w:firstLine="0"/>
            </w:pPr>
            <w:r>
              <w:rPr>
                <w:rFonts w:hint="eastAsia"/>
              </w:rPr>
              <w:t>李海涛</w:t>
            </w:r>
            <w:r>
              <w:rPr>
                <w:rFonts w:hint="eastAsia"/>
              </w:rPr>
              <w:t xml:space="preserve"> </w:t>
            </w:r>
            <w:r>
              <w:rPr>
                <w:rFonts w:hint="eastAsia"/>
              </w:rPr>
              <w:t>李建平</w:t>
            </w:r>
            <w:r>
              <w:rPr>
                <w:rFonts w:hint="eastAsia"/>
              </w:rPr>
              <w:t xml:space="preserve"> </w:t>
            </w:r>
            <w:r>
              <w:rPr>
                <w:rFonts w:hint="eastAsia"/>
              </w:rPr>
              <w:t>崔晓东</w:t>
            </w:r>
            <w:r>
              <w:rPr>
                <w:rFonts w:hint="eastAsia"/>
              </w:rPr>
              <w:t xml:space="preserve"> </w:t>
            </w:r>
            <w:r>
              <w:rPr>
                <w:rFonts w:hint="eastAsia"/>
              </w:rPr>
              <w:t>张晗</w:t>
            </w:r>
            <w:r>
              <w:rPr>
                <w:rFonts w:hint="eastAsia"/>
              </w:rPr>
              <w:t xml:space="preserve"> </w:t>
            </w:r>
            <w:r>
              <w:rPr>
                <w:rFonts w:hint="eastAsia"/>
              </w:rPr>
              <w:t>何宇航</w:t>
            </w:r>
          </w:p>
        </w:tc>
      </w:tr>
      <w:tr w:rsidR="00DC3878" w:rsidRPr="00DC3878" w14:paraId="57D4FABD" w14:textId="77777777" w:rsidTr="00C60AC7">
        <w:trPr>
          <w:trHeight w:val="252"/>
        </w:trPr>
        <w:tc>
          <w:tcPr>
            <w:tcW w:w="1417" w:type="dxa"/>
          </w:tcPr>
          <w:p w14:paraId="14ACDA2E" w14:textId="49D56C3D" w:rsidR="00DC3878" w:rsidRPr="00DC3878" w:rsidRDefault="00DC3878" w:rsidP="00CB486A">
            <w:pPr>
              <w:ind w:firstLineChars="0" w:firstLine="0"/>
            </w:pPr>
            <w:r w:rsidRPr="00DC3878">
              <w:rPr>
                <w:rFonts w:hint="eastAsia"/>
              </w:rPr>
              <w:t>202</w:t>
            </w:r>
            <w:r w:rsidR="00C60AC7">
              <w:t>2</w:t>
            </w:r>
            <w:r w:rsidRPr="00DC3878">
              <w:rPr>
                <w:rFonts w:hint="eastAsia"/>
              </w:rPr>
              <w:t>-</w:t>
            </w:r>
            <w:r w:rsidR="00C60AC7">
              <w:t>06</w:t>
            </w:r>
            <w:r w:rsidRPr="00DC3878">
              <w:rPr>
                <w:rFonts w:hint="eastAsia"/>
              </w:rPr>
              <w:t>-2</w:t>
            </w:r>
            <w:r w:rsidR="00C60AC7">
              <w:t>8</w:t>
            </w:r>
          </w:p>
        </w:tc>
        <w:tc>
          <w:tcPr>
            <w:tcW w:w="1418" w:type="dxa"/>
          </w:tcPr>
          <w:p w14:paraId="463ADA85" w14:textId="77777777" w:rsidR="00DC3878" w:rsidRPr="00DC3878" w:rsidRDefault="00DC3878" w:rsidP="00CB486A">
            <w:pPr>
              <w:ind w:firstLineChars="0" w:firstLine="0"/>
            </w:pPr>
            <w:r w:rsidRPr="00DC3878">
              <w:rPr>
                <w:rFonts w:hint="eastAsia"/>
              </w:rPr>
              <w:t>Build1.0</w:t>
            </w:r>
          </w:p>
        </w:tc>
        <w:tc>
          <w:tcPr>
            <w:tcW w:w="3402" w:type="dxa"/>
          </w:tcPr>
          <w:p w14:paraId="5ADE08EA" w14:textId="77777777" w:rsidR="00DC3878" w:rsidRPr="00DC3878" w:rsidRDefault="00DC3878" w:rsidP="00CB486A">
            <w:pPr>
              <w:ind w:firstLineChars="0" w:firstLine="0"/>
            </w:pPr>
            <w:r w:rsidRPr="00DC3878">
              <w:rPr>
                <w:rFonts w:hint="eastAsia"/>
              </w:rPr>
              <w:t>需求基线发布，版本升级</w:t>
            </w:r>
          </w:p>
        </w:tc>
        <w:tc>
          <w:tcPr>
            <w:tcW w:w="2630" w:type="dxa"/>
          </w:tcPr>
          <w:p w14:paraId="1308E8BB" w14:textId="27BA1833" w:rsidR="00DC3878" w:rsidRPr="00DC3878" w:rsidRDefault="00CB486A" w:rsidP="00CB486A">
            <w:pPr>
              <w:ind w:firstLineChars="0" w:firstLine="0"/>
            </w:pPr>
            <w:r>
              <w:rPr>
                <w:rFonts w:hint="eastAsia"/>
              </w:rPr>
              <w:t>张晗</w:t>
            </w:r>
          </w:p>
        </w:tc>
      </w:tr>
      <w:tr w:rsidR="00DC3878" w:rsidRPr="00DC3878" w14:paraId="0D681C8B" w14:textId="77777777" w:rsidTr="00C60AC7">
        <w:trPr>
          <w:trHeight w:val="55"/>
        </w:trPr>
        <w:tc>
          <w:tcPr>
            <w:tcW w:w="1417" w:type="dxa"/>
          </w:tcPr>
          <w:p w14:paraId="20A41654" w14:textId="56998727" w:rsidR="00DC3878" w:rsidRPr="00DC3878" w:rsidRDefault="00DC3878" w:rsidP="00CB486A">
            <w:pPr>
              <w:ind w:firstLineChars="0" w:firstLine="0"/>
            </w:pPr>
            <w:r w:rsidRPr="00DC3878">
              <w:rPr>
                <w:rFonts w:hint="eastAsia"/>
              </w:rPr>
              <w:t>202</w:t>
            </w:r>
            <w:r w:rsidR="00C60AC7">
              <w:t>2</w:t>
            </w:r>
            <w:r w:rsidRPr="00DC3878">
              <w:rPr>
                <w:rFonts w:hint="eastAsia"/>
              </w:rPr>
              <w:t>-</w:t>
            </w:r>
            <w:r w:rsidR="00C60AC7">
              <w:t>06</w:t>
            </w:r>
            <w:r w:rsidRPr="00DC3878">
              <w:rPr>
                <w:rFonts w:hint="eastAsia"/>
              </w:rPr>
              <w:t>-</w:t>
            </w:r>
            <w:r w:rsidR="00C60AC7">
              <w:t>30</w:t>
            </w:r>
          </w:p>
        </w:tc>
        <w:tc>
          <w:tcPr>
            <w:tcW w:w="1418" w:type="dxa"/>
          </w:tcPr>
          <w:p w14:paraId="51F95D0C" w14:textId="77777777" w:rsidR="00DC3878" w:rsidRPr="00DC3878" w:rsidRDefault="00DC3878" w:rsidP="00CB486A">
            <w:pPr>
              <w:ind w:firstLineChars="0" w:firstLine="0"/>
            </w:pPr>
            <w:r w:rsidRPr="00DC3878">
              <w:rPr>
                <w:rFonts w:hint="eastAsia"/>
              </w:rPr>
              <w:t>Build1.1</w:t>
            </w:r>
          </w:p>
        </w:tc>
        <w:tc>
          <w:tcPr>
            <w:tcW w:w="3402" w:type="dxa"/>
          </w:tcPr>
          <w:p w14:paraId="6673689A" w14:textId="1447044D" w:rsidR="00DC3878" w:rsidRPr="00DC3878" w:rsidRDefault="00DC3878" w:rsidP="00CB486A">
            <w:pPr>
              <w:ind w:firstLineChars="0" w:firstLine="0"/>
            </w:pPr>
            <w:r w:rsidRPr="00DC3878">
              <w:rPr>
                <w:rFonts w:hint="eastAsia"/>
              </w:rPr>
              <w:t>增加</w:t>
            </w:r>
            <w:r w:rsidR="00CB486A">
              <w:rPr>
                <w:rFonts w:hint="eastAsia"/>
              </w:rPr>
              <w:t>新增订单和订单管理</w:t>
            </w:r>
            <w:r w:rsidRPr="00DC3878">
              <w:rPr>
                <w:rFonts w:hint="eastAsia"/>
              </w:rPr>
              <w:t>功能</w:t>
            </w:r>
          </w:p>
        </w:tc>
        <w:tc>
          <w:tcPr>
            <w:tcW w:w="2630" w:type="dxa"/>
          </w:tcPr>
          <w:p w14:paraId="7480D494" w14:textId="75F0AA07" w:rsidR="00DC3878" w:rsidRPr="00DC3878" w:rsidRDefault="00CB486A" w:rsidP="00CB486A">
            <w:pPr>
              <w:ind w:firstLineChars="0" w:firstLine="0"/>
            </w:pPr>
            <w:r>
              <w:rPr>
                <w:rFonts w:hint="eastAsia"/>
              </w:rPr>
              <w:t>李建平</w:t>
            </w:r>
          </w:p>
        </w:tc>
      </w:tr>
      <w:tr w:rsidR="00DC3878" w:rsidRPr="00DC3878" w14:paraId="5E766FB9" w14:textId="77777777" w:rsidTr="00C60AC7">
        <w:trPr>
          <w:trHeight w:val="55"/>
        </w:trPr>
        <w:tc>
          <w:tcPr>
            <w:tcW w:w="1417" w:type="dxa"/>
          </w:tcPr>
          <w:p w14:paraId="6E1BADD3" w14:textId="55FA7123" w:rsidR="00DC3878" w:rsidRPr="00DC3878" w:rsidRDefault="00DC3878" w:rsidP="00CB486A">
            <w:pPr>
              <w:ind w:firstLineChars="0" w:firstLine="0"/>
            </w:pPr>
            <w:r w:rsidRPr="00DC3878">
              <w:rPr>
                <w:rFonts w:hint="eastAsia"/>
              </w:rPr>
              <w:t>202</w:t>
            </w:r>
            <w:r w:rsidR="00C60AC7">
              <w:t>2</w:t>
            </w:r>
            <w:r w:rsidRPr="00DC3878">
              <w:rPr>
                <w:rFonts w:hint="eastAsia"/>
              </w:rPr>
              <w:t>-</w:t>
            </w:r>
            <w:r w:rsidR="00C60AC7">
              <w:t>07</w:t>
            </w:r>
            <w:r w:rsidRPr="00DC3878">
              <w:rPr>
                <w:rFonts w:hint="eastAsia"/>
              </w:rPr>
              <w:t>-</w:t>
            </w:r>
            <w:r w:rsidR="00C60AC7">
              <w:t>03</w:t>
            </w:r>
          </w:p>
        </w:tc>
        <w:tc>
          <w:tcPr>
            <w:tcW w:w="1418" w:type="dxa"/>
          </w:tcPr>
          <w:p w14:paraId="36E873BC" w14:textId="77777777" w:rsidR="00DC3878" w:rsidRPr="00DC3878" w:rsidRDefault="00DC3878" w:rsidP="00CB486A">
            <w:pPr>
              <w:ind w:firstLineChars="0" w:firstLine="0"/>
            </w:pPr>
            <w:r w:rsidRPr="00DC3878">
              <w:rPr>
                <w:rFonts w:hint="eastAsia"/>
              </w:rPr>
              <w:t>Build1.2</w:t>
            </w:r>
          </w:p>
        </w:tc>
        <w:tc>
          <w:tcPr>
            <w:tcW w:w="3402" w:type="dxa"/>
          </w:tcPr>
          <w:p w14:paraId="0EACC559" w14:textId="0597E701" w:rsidR="00DC3878" w:rsidRPr="00DC3878" w:rsidRDefault="00CB486A" w:rsidP="00CB486A">
            <w:pPr>
              <w:ind w:firstLineChars="0" w:firstLine="0"/>
            </w:pPr>
            <w:r>
              <w:rPr>
                <w:rFonts w:hint="eastAsia"/>
              </w:rPr>
              <w:t>增加新增配送、配送管理以及审核</w:t>
            </w:r>
            <w:r w:rsidR="00DC3878" w:rsidRPr="00DC3878">
              <w:rPr>
                <w:rFonts w:hint="eastAsia"/>
              </w:rPr>
              <w:t>功能</w:t>
            </w:r>
          </w:p>
        </w:tc>
        <w:tc>
          <w:tcPr>
            <w:tcW w:w="2630" w:type="dxa"/>
          </w:tcPr>
          <w:p w14:paraId="151B96D7" w14:textId="1A9BDC62" w:rsidR="00DC3878" w:rsidRPr="00DC3878" w:rsidRDefault="00CB486A" w:rsidP="00CB486A">
            <w:pPr>
              <w:ind w:firstLineChars="0" w:firstLine="0"/>
            </w:pPr>
            <w:r>
              <w:rPr>
                <w:rFonts w:hint="eastAsia"/>
              </w:rPr>
              <w:t>何宇航</w:t>
            </w:r>
          </w:p>
        </w:tc>
      </w:tr>
      <w:tr w:rsidR="00DC3878" w:rsidRPr="00DC3878" w14:paraId="11473A5C" w14:textId="77777777" w:rsidTr="00C60AC7">
        <w:trPr>
          <w:trHeight w:val="55"/>
        </w:trPr>
        <w:tc>
          <w:tcPr>
            <w:tcW w:w="1417" w:type="dxa"/>
          </w:tcPr>
          <w:p w14:paraId="00A90033" w14:textId="51C09157" w:rsidR="00DC3878" w:rsidRPr="00DC3878" w:rsidRDefault="00DC3878" w:rsidP="00CB486A">
            <w:pPr>
              <w:ind w:firstLineChars="0" w:firstLine="0"/>
            </w:pPr>
            <w:r w:rsidRPr="00DC3878">
              <w:rPr>
                <w:rFonts w:hint="eastAsia"/>
              </w:rPr>
              <w:t>202</w:t>
            </w:r>
            <w:r w:rsidR="00C60AC7">
              <w:t>2</w:t>
            </w:r>
            <w:r w:rsidRPr="00DC3878">
              <w:rPr>
                <w:rFonts w:hint="eastAsia"/>
              </w:rPr>
              <w:t>-</w:t>
            </w:r>
            <w:r w:rsidR="00C60AC7">
              <w:t>07</w:t>
            </w:r>
            <w:r w:rsidRPr="00DC3878">
              <w:rPr>
                <w:rFonts w:hint="eastAsia"/>
              </w:rPr>
              <w:t>-0</w:t>
            </w:r>
            <w:r w:rsidR="00C60AC7">
              <w:t>5</w:t>
            </w:r>
          </w:p>
        </w:tc>
        <w:tc>
          <w:tcPr>
            <w:tcW w:w="1418" w:type="dxa"/>
          </w:tcPr>
          <w:p w14:paraId="6E795EE5" w14:textId="77777777" w:rsidR="00DC3878" w:rsidRPr="00DC3878" w:rsidRDefault="00DC3878" w:rsidP="00CB486A">
            <w:pPr>
              <w:ind w:firstLineChars="0" w:firstLine="0"/>
            </w:pPr>
            <w:r w:rsidRPr="00DC3878">
              <w:rPr>
                <w:rFonts w:hint="eastAsia"/>
              </w:rPr>
              <w:t>Build2.0</w:t>
            </w:r>
          </w:p>
        </w:tc>
        <w:tc>
          <w:tcPr>
            <w:tcW w:w="3402" w:type="dxa"/>
          </w:tcPr>
          <w:p w14:paraId="413A6423" w14:textId="77777777" w:rsidR="00DC3878" w:rsidRPr="00DC3878" w:rsidRDefault="00DC3878" w:rsidP="00CB486A">
            <w:pPr>
              <w:ind w:firstLineChars="0" w:firstLine="0"/>
            </w:pPr>
            <w:r w:rsidRPr="00DC3878">
              <w:rPr>
                <w:rFonts w:hint="eastAsia"/>
              </w:rPr>
              <w:t>设计基线发布，版本升级</w:t>
            </w:r>
          </w:p>
        </w:tc>
        <w:tc>
          <w:tcPr>
            <w:tcW w:w="2630" w:type="dxa"/>
          </w:tcPr>
          <w:p w14:paraId="78207C23" w14:textId="7AA2BDE5" w:rsidR="00DC3878" w:rsidRPr="00DC3878" w:rsidRDefault="00CB486A" w:rsidP="00CB486A">
            <w:pPr>
              <w:ind w:firstLineChars="0" w:firstLine="0"/>
            </w:pPr>
            <w:r>
              <w:rPr>
                <w:rFonts w:hint="eastAsia"/>
              </w:rPr>
              <w:t>崔晓东</w:t>
            </w:r>
          </w:p>
        </w:tc>
      </w:tr>
      <w:tr w:rsidR="00DC3878" w:rsidRPr="00DC3878" w14:paraId="37A1A4C3" w14:textId="77777777" w:rsidTr="00C60AC7">
        <w:trPr>
          <w:trHeight w:val="55"/>
        </w:trPr>
        <w:tc>
          <w:tcPr>
            <w:tcW w:w="1417" w:type="dxa"/>
          </w:tcPr>
          <w:p w14:paraId="7496A7C5" w14:textId="77777777" w:rsidR="00DC3878" w:rsidRPr="00DC3878" w:rsidRDefault="00DC3878" w:rsidP="00CB486A">
            <w:pPr>
              <w:ind w:firstLineChars="0" w:firstLine="0"/>
            </w:pPr>
          </w:p>
        </w:tc>
        <w:tc>
          <w:tcPr>
            <w:tcW w:w="1418" w:type="dxa"/>
          </w:tcPr>
          <w:p w14:paraId="52AF344A" w14:textId="77777777" w:rsidR="00DC3878" w:rsidRPr="00DC3878" w:rsidRDefault="00DC3878" w:rsidP="00CB486A">
            <w:pPr>
              <w:ind w:firstLineChars="0" w:firstLine="0"/>
            </w:pPr>
          </w:p>
        </w:tc>
        <w:tc>
          <w:tcPr>
            <w:tcW w:w="3402" w:type="dxa"/>
          </w:tcPr>
          <w:p w14:paraId="2675E150" w14:textId="77777777" w:rsidR="00DC3878" w:rsidRPr="00DC3878" w:rsidRDefault="00DC3878" w:rsidP="00CB486A">
            <w:pPr>
              <w:ind w:firstLineChars="0" w:firstLine="0"/>
            </w:pPr>
          </w:p>
        </w:tc>
        <w:tc>
          <w:tcPr>
            <w:tcW w:w="2630" w:type="dxa"/>
          </w:tcPr>
          <w:p w14:paraId="13517928" w14:textId="77777777" w:rsidR="00DC3878" w:rsidRPr="00DC3878" w:rsidRDefault="00DC3878" w:rsidP="00CB486A">
            <w:pPr>
              <w:ind w:firstLineChars="0" w:firstLine="0"/>
            </w:pPr>
          </w:p>
        </w:tc>
      </w:tr>
      <w:tr w:rsidR="00DC3878" w:rsidRPr="00DC3878" w14:paraId="1E0932AA" w14:textId="77777777" w:rsidTr="00C60AC7">
        <w:trPr>
          <w:trHeight w:val="55"/>
        </w:trPr>
        <w:tc>
          <w:tcPr>
            <w:tcW w:w="1417" w:type="dxa"/>
          </w:tcPr>
          <w:p w14:paraId="4F3A8D47" w14:textId="77777777" w:rsidR="00DC3878" w:rsidRPr="00DC3878" w:rsidRDefault="00DC3878" w:rsidP="00CB486A">
            <w:pPr>
              <w:ind w:firstLineChars="0" w:firstLine="0"/>
            </w:pPr>
          </w:p>
        </w:tc>
        <w:tc>
          <w:tcPr>
            <w:tcW w:w="1418" w:type="dxa"/>
          </w:tcPr>
          <w:p w14:paraId="144ABEBA" w14:textId="77777777" w:rsidR="00DC3878" w:rsidRPr="00DC3878" w:rsidRDefault="00DC3878" w:rsidP="00CB486A">
            <w:pPr>
              <w:ind w:firstLineChars="0" w:firstLine="0"/>
            </w:pPr>
          </w:p>
        </w:tc>
        <w:tc>
          <w:tcPr>
            <w:tcW w:w="3402" w:type="dxa"/>
          </w:tcPr>
          <w:p w14:paraId="1283A88F" w14:textId="77777777" w:rsidR="00DC3878" w:rsidRPr="00DC3878" w:rsidRDefault="00DC3878" w:rsidP="00CB486A">
            <w:pPr>
              <w:ind w:firstLineChars="0" w:firstLine="0"/>
            </w:pPr>
          </w:p>
        </w:tc>
        <w:tc>
          <w:tcPr>
            <w:tcW w:w="2630" w:type="dxa"/>
          </w:tcPr>
          <w:p w14:paraId="5FE63842" w14:textId="77777777" w:rsidR="00DC3878" w:rsidRPr="00DC3878" w:rsidRDefault="00DC3878" w:rsidP="00CB486A">
            <w:pPr>
              <w:ind w:firstLineChars="0" w:firstLine="0"/>
            </w:pPr>
          </w:p>
        </w:tc>
      </w:tr>
      <w:tr w:rsidR="00DC3878" w:rsidRPr="00DC3878" w14:paraId="63EAEAB7" w14:textId="77777777" w:rsidTr="00C60AC7">
        <w:trPr>
          <w:trHeight w:val="55"/>
        </w:trPr>
        <w:tc>
          <w:tcPr>
            <w:tcW w:w="1417" w:type="dxa"/>
          </w:tcPr>
          <w:p w14:paraId="7839F51F" w14:textId="77777777" w:rsidR="00DC3878" w:rsidRPr="00DC3878" w:rsidRDefault="00DC3878" w:rsidP="00CB486A">
            <w:pPr>
              <w:ind w:firstLineChars="0" w:firstLine="0"/>
            </w:pPr>
          </w:p>
        </w:tc>
        <w:tc>
          <w:tcPr>
            <w:tcW w:w="1418" w:type="dxa"/>
          </w:tcPr>
          <w:p w14:paraId="627D9395" w14:textId="77777777" w:rsidR="00DC3878" w:rsidRPr="00DC3878" w:rsidRDefault="00DC3878" w:rsidP="00CB486A">
            <w:pPr>
              <w:ind w:firstLineChars="0" w:firstLine="0"/>
            </w:pPr>
          </w:p>
        </w:tc>
        <w:tc>
          <w:tcPr>
            <w:tcW w:w="3402" w:type="dxa"/>
          </w:tcPr>
          <w:p w14:paraId="06939592" w14:textId="77777777" w:rsidR="00DC3878" w:rsidRPr="00DC3878" w:rsidRDefault="00DC3878" w:rsidP="00CB486A">
            <w:pPr>
              <w:ind w:firstLineChars="0" w:firstLine="0"/>
            </w:pPr>
          </w:p>
        </w:tc>
        <w:tc>
          <w:tcPr>
            <w:tcW w:w="2630" w:type="dxa"/>
          </w:tcPr>
          <w:p w14:paraId="66DDBEBB" w14:textId="77777777" w:rsidR="00DC3878" w:rsidRPr="00DC3878" w:rsidRDefault="00DC3878" w:rsidP="00CB486A">
            <w:pPr>
              <w:ind w:firstLineChars="0" w:firstLine="0"/>
            </w:pPr>
          </w:p>
        </w:tc>
      </w:tr>
      <w:tr w:rsidR="00DC3878" w:rsidRPr="00DC3878" w14:paraId="3535CA91" w14:textId="77777777" w:rsidTr="00C60AC7">
        <w:trPr>
          <w:trHeight w:val="55"/>
        </w:trPr>
        <w:tc>
          <w:tcPr>
            <w:tcW w:w="1417" w:type="dxa"/>
          </w:tcPr>
          <w:p w14:paraId="6A1D7B7E" w14:textId="77777777" w:rsidR="00DC3878" w:rsidRPr="00DC3878" w:rsidRDefault="00DC3878" w:rsidP="00CB486A">
            <w:pPr>
              <w:ind w:firstLineChars="0" w:firstLine="0"/>
            </w:pPr>
          </w:p>
        </w:tc>
        <w:tc>
          <w:tcPr>
            <w:tcW w:w="1418" w:type="dxa"/>
          </w:tcPr>
          <w:p w14:paraId="081782F8" w14:textId="77777777" w:rsidR="00DC3878" w:rsidRPr="00DC3878" w:rsidRDefault="00DC3878" w:rsidP="00CB486A">
            <w:pPr>
              <w:ind w:firstLineChars="0" w:firstLine="0"/>
            </w:pPr>
          </w:p>
        </w:tc>
        <w:tc>
          <w:tcPr>
            <w:tcW w:w="3402" w:type="dxa"/>
          </w:tcPr>
          <w:p w14:paraId="090810AE" w14:textId="77777777" w:rsidR="00DC3878" w:rsidRPr="00DC3878" w:rsidRDefault="00DC3878" w:rsidP="00CB486A">
            <w:pPr>
              <w:ind w:firstLineChars="0" w:firstLine="0"/>
            </w:pPr>
          </w:p>
        </w:tc>
        <w:tc>
          <w:tcPr>
            <w:tcW w:w="2630" w:type="dxa"/>
          </w:tcPr>
          <w:p w14:paraId="1574999D" w14:textId="77777777" w:rsidR="00DC3878" w:rsidRPr="00DC3878" w:rsidRDefault="00DC3878" w:rsidP="00CB486A">
            <w:pPr>
              <w:ind w:firstLineChars="0" w:firstLine="0"/>
            </w:pPr>
          </w:p>
        </w:tc>
      </w:tr>
      <w:tr w:rsidR="00DC3878" w:rsidRPr="00DC3878" w14:paraId="54EA5274" w14:textId="77777777" w:rsidTr="00C60AC7">
        <w:trPr>
          <w:trHeight w:val="55"/>
        </w:trPr>
        <w:tc>
          <w:tcPr>
            <w:tcW w:w="1417" w:type="dxa"/>
          </w:tcPr>
          <w:p w14:paraId="11B08220" w14:textId="77777777" w:rsidR="00DC3878" w:rsidRPr="00DC3878" w:rsidRDefault="00DC3878" w:rsidP="00CB486A">
            <w:pPr>
              <w:ind w:firstLineChars="0" w:firstLine="0"/>
            </w:pPr>
          </w:p>
        </w:tc>
        <w:tc>
          <w:tcPr>
            <w:tcW w:w="1418" w:type="dxa"/>
          </w:tcPr>
          <w:p w14:paraId="3B7CC278" w14:textId="77777777" w:rsidR="00DC3878" w:rsidRPr="00DC3878" w:rsidRDefault="00DC3878" w:rsidP="00CB486A">
            <w:pPr>
              <w:ind w:firstLineChars="0" w:firstLine="0"/>
            </w:pPr>
          </w:p>
        </w:tc>
        <w:tc>
          <w:tcPr>
            <w:tcW w:w="3402" w:type="dxa"/>
          </w:tcPr>
          <w:p w14:paraId="3C3D3BF4" w14:textId="77777777" w:rsidR="00DC3878" w:rsidRPr="00DC3878" w:rsidRDefault="00DC3878" w:rsidP="00CB486A">
            <w:pPr>
              <w:ind w:firstLineChars="0" w:firstLine="0"/>
            </w:pPr>
          </w:p>
        </w:tc>
        <w:tc>
          <w:tcPr>
            <w:tcW w:w="2630" w:type="dxa"/>
          </w:tcPr>
          <w:p w14:paraId="1431C8A0" w14:textId="77777777" w:rsidR="00DC3878" w:rsidRPr="00DC3878" w:rsidRDefault="00DC3878" w:rsidP="00CB486A">
            <w:pPr>
              <w:ind w:firstLineChars="0" w:firstLine="0"/>
            </w:pPr>
          </w:p>
        </w:tc>
      </w:tr>
      <w:tr w:rsidR="00DC3878" w:rsidRPr="00DC3878" w14:paraId="790F5280" w14:textId="77777777" w:rsidTr="00C60AC7">
        <w:trPr>
          <w:trHeight w:val="55"/>
        </w:trPr>
        <w:tc>
          <w:tcPr>
            <w:tcW w:w="1417" w:type="dxa"/>
          </w:tcPr>
          <w:p w14:paraId="3C6A0C0D" w14:textId="77777777" w:rsidR="00DC3878" w:rsidRPr="00DC3878" w:rsidRDefault="00DC3878" w:rsidP="00CB486A">
            <w:pPr>
              <w:ind w:firstLineChars="0" w:firstLine="0"/>
            </w:pPr>
          </w:p>
        </w:tc>
        <w:tc>
          <w:tcPr>
            <w:tcW w:w="1418" w:type="dxa"/>
          </w:tcPr>
          <w:p w14:paraId="4B5D1561" w14:textId="77777777" w:rsidR="00DC3878" w:rsidRPr="00DC3878" w:rsidRDefault="00DC3878" w:rsidP="00CB486A">
            <w:pPr>
              <w:ind w:firstLineChars="0" w:firstLine="0"/>
            </w:pPr>
          </w:p>
        </w:tc>
        <w:tc>
          <w:tcPr>
            <w:tcW w:w="3402" w:type="dxa"/>
          </w:tcPr>
          <w:p w14:paraId="4D0A0F17" w14:textId="77777777" w:rsidR="00DC3878" w:rsidRPr="00DC3878" w:rsidRDefault="00DC3878" w:rsidP="00CB486A">
            <w:pPr>
              <w:ind w:firstLineChars="0" w:firstLine="0"/>
            </w:pPr>
          </w:p>
        </w:tc>
        <w:tc>
          <w:tcPr>
            <w:tcW w:w="2630" w:type="dxa"/>
          </w:tcPr>
          <w:p w14:paraId="15F1D1EE" w14:textId="77777777" w:rsidR="00DC3878" w:rsidRPr="00DC3878" w:rsidRDefault="00DC3878" w:rsidP="00CB486A">
            <w:pPr>
              <w:ind w:firstLineChars="0" w:firstLine="0"/>
            </w:pPr>
          </w:p>
        </w:tc>
      </w:tr>
      <w:tr w:rsidR="00DC3878" w:rsidRPr="00DC3878" w14:paraId="1E514B06" w14:textId="77777777" w:rsidTr="00C60AC7">
        <w:trPr>
          <w:trHeight w:val="55"/>
        </w:trPr>
        <w:tc>
          <w:tcPr>
            <w:tcW w:w="1417" w:type="dxa"/>
          </w:tcPr>
          <w:p w14:paraId="5BDCFDCC" w14:textId="77777777" w:rsidR="00DC3878" w:rsidRPr="00DC3878" w:rsidRDefault="00DC3878" w:rsidP="00CB486A">
            <w:pPr>
              <w:ind w:firstLineChars="0" w:firstLine="0"/>
            </w:pPr>
          </w:p>
        </w:tc>
        <w:tc>
          <w:tcPr>
            <w:tcW w:w="1418" w:type="dxa"/>
          </w:tcPr>
          <w:p w14:paraId="48015A58" w14:textId="77777777" w:rsidR="00DC3878" w:rsidRPr="00DC3878" w:rsidRDefault="00DC3878" w:rsidP="00CB486A">
            <w:pPr>
              <w:ind w:firstLineChars="0" w:firstLine="0"/>
            </w:pPr>
          </w:p>
        </w:tc>
        <w:tc>
          <w:tcPr>
            <w:tcW w:w="3402" w:type="dxa"/>
          </w:tcPr>
          <w:p w14:paraId="76F3B6A2" w14:textId="77777777" w:rsidR="00DC3878" w:rsidRPr="00DC3878" w:rsidRDefault="00DC3878" w:rsidP="00CB486A">
            <w:pPr>
              <w:ind w:firstLineChars="0" w:firstLine="0"/>
            </w:pPr>
          </w:p>
        </w:tc>
        <w:tc>
          <w:tcPr>
            <w:tcW w:w="2630" w:type="dxa"/>
          </w:tcPr>
          <w:p w14:paraId="7EB26ECB" w14:textId="77777777" w:rsidR="00DC3878" w:rsidRPr="00DC3878" w:rsidRDefault="00DC3878" w:rsidP="00CB486A">
            <w:pPr>
              <w:ind w:firstLineChars="0" w:firstLine="0"/>
            </w:pPr>
          </w:p>
        </w:tc>
      </w:tr>
      <w:tr w:rsidR="00DC3878" w:rsidRPr="00DC3878" w14:paraId="7530F4F7" w14:textId="77777777" w:rsidTr="00C60AC7">
        <w:trPr>
          <w:trHeight w:val="55"/>
        </w:trPr>
        <w:tc>
          <w:tcPr>
            <w:tcW w:w="1417" w:type="dxa"/>
          </w:tcPr>
          <w:p w14:paraId="2FB7E099" w14:textId="77777777" w:rsidR="00DC3878" w:rsidRPr="00DC3878" w:rsidRDefault="00DC3878" w:rsidP="00CB486A">
            <w:pPr>
              <w:ind w:firstLineChars="0" w:firstLine="0"/>
            </w:pPr>
          </w:p>
        </w:tc>
        <w:tc>
          <w:tcPr>
            <w:tcW w:w="1418" w:type="dxa"/>
          </w:tcPr>
          <w:p w14:paraId="3C3028FF" w14:textId="77777777" w:rsidR="00DC3878" w:rsidRPr="00DC3878" w:rsidRDefault="00DC3878" w:rsidP="00CB486A">
            <w:pPr>
              <w:ind w:firstLineChars="0" w:firstLine="0"/>
            </w:pPr>
          </w:p>
        </w:tc>
        <w:tc>
          <w:tcPr>
            <w:tcW w:w="3402" w:type="dxa"/>
          </w:tcPr>
          <w:p w14:paraId="1EA18931" w14:textId="77777777" w:rsidR="00DC3878" w:rsidRPr="00DC3878" w:rsidRDefault="00DC3878" w:rsidP="00CB486A">
            <w:pPr>
              <w:ind w:firstLineChars="0" w:firstLine="0"/>
            </w:pPr>
          </w:p>
        </w:tc>
        <w:tc>
          <w:tcPr>
            <w:tcW w:w="2630" w:type="dxa"/>
          </w:tcPr>
          <w:p w14:paraId="3618EC60" w14:textId="77777777" w:rsidR="00DC3878" w:rsidRPr="00DC3878" w:rsidRDefault="00DC3878" w:rsidP="00CB486A">
            <w:pPr>
              <w:ind w:firstLineChars="0" w:firstLine="0"/>
            </w:pPr>
          </w:p>
        </w:tc>
      </w:tr>
      <w:tr w:rsidR="00DC3878" w:rsidRPr="00DC3878" w14:paraId="2007F2FE" w14:textId="77777777" w:rsidTr="00C60AC7">
        <w:trPr>
          <w:trHeight w:val="55"/>
        </w:trPr>
        <w:tc>
          <w:tcPr>
            <w:tcW w:w="1417" w:type="dxa"/>
          </w:tcPr>
          <w:p w14:paraId="72329C9E" w14:textId="77777777" w:rsidR="00DC3878" w:rsidRPr="00DC3878" w:rsidRDefault="00DC3878" w:rsidP="00CB486A">
            <w:pPr>
              <w:ind w:firstLineChars="0" w:firstLine="0"/>
            </w:pPr>
          </w:p>
        </w:tc>
        <w:tc>
          <w:tcPr>
            <w:tcW w:w="1418" w:type="dxa"/>
          </w:tcPr>
          <w:p w14:paraId="1AAF4107" w14:textId="77777777" w:rsidR="00DC3878" w:rsidRPr="00DC3878" w:rsidRDefault="00DC3878" w:rsidP="00CB486A">
            <w:pPr>
              <w:ind w:firstLineChars="0" w:firstLine="0"/>
            </w:pPr>
          </w:p>
        </w:tc>
        <w:tc>
          <w:tcPr>
            <w:tcW w:w="3402" w:type="dxa"/>
          </w:tcPr>
          <w:p w14:paraId="505E651C" w14:textId="77777777" w:rsidR="00DC3878" w:rsidRPr="00DC3878" w:rsidRDefault="00DC3878" w:rsidP="00CB486A">
            <w:pPr>
              <w:ind w:firstLineChars="0" w:firstLine="0"/>
            </w:pPr>
          </w:p>
        </w:tc>
        <w:tc>
          <w:tcPr>
            <w:tcW w:w="2630" w:type="dxa"/>
          </w:tcPr>
          <w:p w14:paraId="5059CC85" w14:textId="77777777" w:rsidR="00DC3878" w:rsidRPr="00DC3878" w:rsidRDefault="00DC3878" w:rsidP="00CB486A">
            <w:pPr>
              <w:ind w:firstLineChars="0" w:firstLine="0"/>
            </w:pPr>
          </w:p>
        </w:tc>
      </w:tr>
      <w:tr w:rsidR="00DC3878" w:rsidRPr="00DC3878" w14:paraId="78C5B766" w14:textId="77777777" w:rsidTr="00C60AC7">
        <w:trPr>
          <w:trHeight w:val="55"/>
        </w:trPr>
        <w:tc>
          <w:tcPr>
            <w:tcW w:w="1417" w:type="dxa"/>
          </w:tcPr>
          <w:p w14:paraId="6C01CA98" w14:textId="77777777" w:rsidR="00DC3878" w:rsidRPr="00DC3878" w:rsidRDefault="00DC3878" w:rsidP="00CB486A">
            <w:pPr>
              <w:ind w:firstLineChars="0" w:firstLine="0"/>
            </w:pPr>
          </w:p>
        </w:tc>
        <w:tc>
          <w:tcPr>
            <w:tcW w:w="1418" w:type="dxa"/>
          </w:tcPr>
          <w:p w14:paraId="1BC61EA2" w14:textId="77777777" w:rsidR="00DC3878" w:rsidRPr="00DC3878" w:rsidRDefault="00DC3878" w:rsidP="00CB486A">
            <w:pPr>
              <w:ind w:firstLineChars="0" w:firstLine="0"/>
            </w:pPr>
          </w:p>
        </w:tc>
        <w:tc>
          <w:tcPr>
            <w:tcW w:w="3402" w:type="dxa"/>
          </w:tcPr>
          <w:p w14:paraId="1A91F89B" w14:textId="77777777" w:rsidR="00DC3878" w:rsidRPr="00DC3878" w:rsidRDefault="00DC3878" w:rsidP="00CB486A">
            <w:pPr>
              <w:ind w:firstLineChars="0" w:firstLine="0"/>
            </w:pPr>
          </w:p>
        </w:tc>
        <w:tc>
          <w:tcPr>
            <w:tcW w:w="2630" w:type="dxa"/>
          </w:tcPr>
          <w:p w14:paraId="6CFB1E49" w14:textId="77777777" w:rsidR="00DC3878" w:rsidRPr="00DC3878" w:rsidRDefault="00DC3878" w:rsidP="00CB486A">
            <w:pPr>
              <w:ind w:firstLineChars="0" w:firstLine="0"/>
            </w:pPr>
          </w:p>
        </w:tc>
      </w:tr>
    </w:tbl>
    <w:p w14:paraId="1FE71B28" w14:textId="00098475" w:rsidR="00DC3878" w:rsidRDefault="00DC3878" w:rsidP="00B62EE1">
      <w:pPr>
        <w:ind w:firstLine="480"/>
      </w:pPr>
    </w:p>
    <w:p w14:paraId="082B3574" w14:textId="7CAE586A" w:rsidR="00DC3878" w:rsidRDefault="00DC3878" w:rsidP="00B62EE1">
      <w:pPr>
        <w:ind w:firstLine="480"/>
      </w:pPr>
    </w:p>
    <w:p w14:paraId="4782C79F" w14:textId="7F3102CA" w:rsidR="00DC3878" w:rsidRDefault="00DC3878" w:rsidP="00B62EE1">
      <w:pPr>
        <w:ind w:firstLine="480"/>
      </w:pPr>
    </w:p>
    <w:p w14:paraId="1644EC08" w14:textId="2F85CFA1" w:rsidR="00DC3878" w:rsidRDefault="00DC3878" w:rsidP="00B62EE1">
      <w:pPr>
        <w:ind w:firstLine="480"/>
      </w:pPr>
    </w:p>
    <w:sdt>
      <w:sdtPr>
        <w:rPr>
          <w:rFonts w:ascii="Times New Roman" w:eastAsia="宋体" w:hAnsi="Times New Roman" w:cstheme="minorBidi"/>
          <w:color w:val="auto"/>
          <w:kern w:val="2"/>
          <w:sz w:val="24"/>
          <w:szCs w:val="22"/>
          <w:lang w:val="zh-CN"/>
        </w:rPr>
        <w:id w:val="-1191840523"/>
        <w:docPartObj>
          <w:docPartGallery w:val="Table of Contents"/>
          <w:docPartUnique/>
        </w:docPartObj>
      </w:sdtPr>
      <w:sdtEndPr>
        <w:rPr>
          <w:b/>
          <w:bCs/>
        </w:rPr>
      </w:sdtEndPr>
      <w:sdtContent>
        <w:p w14:paraId="77817238" w14:textId="4658ECA4" w:rsidR="007C374B" w:rsidRDefault="007C374B">
          <w:pPr>
            <w:pStyle w:val="TOC"/>
            <w:ind w:firstLine="480"/>
          </w:pPr>
          <w:r>
            <w:rPr>
              <w:lang w:val="zh-CN"/>
            </w:rPr>
            <w:t>目录</w:t>
          </w:r>
        </w:p>
        <w:p w14:paraId="1496EEB7" w14:textId="5D151015" w:rsidR="00146E16" w:rsidRDefault="007C374B">
          <w:pPr>
            <w:pStyle w:val="TOC1"/>
            <w:rPr>
              <w:rFonts w:asciiTheme="minorHAnsi" w:eastAsiaTheme="minorEastAsia" w:hAnsiTheme="minorHAnsi"/>
              <w:noProof/>
              <w:sz w:val="21"/>
            </w:rPr>
          </w:pPr>
          <w:r>
            <w:fldChar w:fldCharType="begin"/>
          </w:r>
          <w:r>
            <w:instrText xml:space="preserve"> TOC \o "1-3" \h \z \u </w:instrText>
          </w:r>
          <w:r>
            <w:fldChar w:fldCharType="separate"/>
          </w:r>
          <w:hyperlink w:anchor="_Toc107515610" w:history="1">
            <w:r w:rsidR="00146E16" w:rsidRPr="0037033A">
              <w:rPr>
                <w:rStyle w:val="af5"/>
                <w:noProof/>
              </w:rPr>
              <w:t>1</w:t>
            </w:r>
            <w:r w:rsidR="00146E16" w:rsidRPr="0037033A">
              <w:rPr>
                <w:rStyle w:val="af5"/>
                <w:noProof/>
              </w:rPr>
              <w:t>引言</w:t>
            </w:r>
            <w:r w:rsidR="00146E16">
              <w:rPr>
                <w:noProof/>
                <w:webHidden/>
              </w:rPr>
              <w:tab/>
            </w:r>
            <w:r w:rsidR="00146E16">
              <w:rPr>
                <w:noProof/>
                <w:webHidden/>
              </w:rPr>
              <w:fldChar w:fldCharType="begin"/>
            </w:r>
            <w:r w:rsidR="00146E16">
              <w:rPr>
                <w:noProof/>
                <w:webHidden/>
              </w:rPr>
              <w:instrText xml:space="preserve"> PAGEREF _Toc107515610 \h </w:instrText>
            </w:r>
            <w:r w:rsidR="00146E16">
              <w:rPr>
                <w:noProof/>
                <w:webHidden/>
              </w:rPr>
            </w:r>
            <w:r w:rsidR="00146E16">
              <w:rPr>
                <w:noProof/>
                <w:webHidden/>
              </w:rPr>
              <w:fldChar w:fldCharType="separate"/>
            </w:r>
            <w:r w:rsidR="00146E16">
              <w:rPr>
                <w:noProof/>
                <w:webHidden/>
              </w:rPr>
              <w:t>1</w:t>
            </w:r>
            <w:r w:rsidR="00146E16">
              <w:rPr>
                <w:noProof/>
                <w:webHidden/>
              </w:rPr>
              <w:fldChar w:fldCharType="end"/>
            </w:r>
          </w:hyperlink>
        </w:p>
        <w:p w14:paraId="7D50967A" w14:textId="7D195B15" w:rsidR="00146E16" w:rsidRDefault="00146E16">
          <w:pPr>
            <w:pStyle w:val="TOC2"/>
            <w:tabs>
              <w:tab w:val="left" w:pos="1680"/>
              <w:tab w:val="right" w:leader="dot" w:pos="9344"/>
            </w:tabs>
            <w:ind w:left="480" w:firstLine="480"/>
            <w:rPr>
              <w:rFonts w:asciiTheme="minorHAnsi" w:eastAsiaTheme="minorEastAsia" w:hAnsiTheme="minorHAnsi"/>
              <w:noProof/>
              <w:sz w:val="21"/>
            </w:rPr>
          </w:pPr>
          <w:hyperlink w:anchor="_Toc107515611" w:history="1">
            <w:r w:rsidRPr="0037033A">
              <w:rPr>
                <w:rStyle w:val="af5"/>
                <w:noProof/>
              </w:rPr>
              <w:t>1.1</w:t>
            </w:r>
            <w:r>
              <w:rPr>
                <w:rFonts w:asciiTheme="minorHAnsi" w:eastAsiaTheme="minorEastAsia" w:hAnsiTheme="minorHAnsi"/>
                <w:noProof/>
                <w:sz w:val="21"/>
              </w:rPr>
              <w:tab/>
            </w:r>
            <w:r w:rsidRPr="0037033A">
              <w:rPr>
                <w:rStyle w:val="af5"/>
                <w:noProof/>
              </w:rPr>
              <w:t>目的</w:t>
            </w:r>
            <w:r>
              <w:rPr>
                <w:noProof/>
                <w:webHidden/>
              </w:rPr>
              <w:tab/>
            </w:r>
            <w:r>
              <w:rPr>
                <w:noProof/>
                <w:webHidden/>
              </w:rPr>
              <w:fldChar w:fldCharType="begin"/>
            </w:r>
            <w:r>
              <w:rPr>
                <w:noProof/>
                <w:webHidden/>
              </w:rPr>
              <w:instrText xml:space="preserve"> PAGEREF _Toc107515611 \h </w:instrText>
            </w:r>
            <w:r>
              <w:rPr>
                <w:noProof/>
                <w:webHidden/>
              </w:rPr>
            </w:r>
            <w:r>
              <w:rPr>
                <w:noProof/>
                <w:webHidden/>
              </w:rPr>
              <w:fldChar w:fldCharType="separate"/>
            </w:r>
            <w:r>
              <w:rPr>
                <w:noProof/>
                <w:webHidden/>
              </w:rPr>
              <w:t>1</w:t>
            </w:r>
            <w:r>
              <w:rPr>
                <w:noProof/>
                <w:webHidden/>
              </w:rPr>
              <w:fldChar w:fldCharType="end"/>
            </w:r>
          </w:hyperlink>
        </w:p>
        <w:p w14:paraId="17A9C8C6" w14:textId="1C03099D" w:rsidR="00146E16" w:rsidRDefault="00146E16">
          <w:pPr>
            <w:pStyle w:val="TOC2"/>
            <w:tabs>
              <w:tab w:val="right" w:leader="dot" w:pos="9344"/>
            </w:tabs>
            <w:ind w:left="480" w:firstLine="480"/>
            <w:rPr>
              <w:rFonts w:asciiTheme="minorHAnsi" w:eastAsiaTheme="minorEastAsia" w:hAnsiTheme="minorHAnsi"/>
              <w:noProof/>
              <w:sz w:val="21"/>
            </w:rPr>
          </w:pPr>
          <w:hyperlink w:anchor="_Toc107515612" w:history="1">
            <w:r w:rsidRPr="0037033A">
              <w:rPr>
                <w:rStyle w:val="af5"/>
                <w:noProof/>
              </w:rPr>
              <w:t>1.2</w:t>
            </w:r>
            <w:r w:rsidRPr="0037033A">
              <w:rPr>
                <w:rStyle w:val="af5"/>
                <w:noProof/>
              </w:rPr>
              <w:t>范围</w:t>
            </w:r>
            <w:r>
              <w:rPr>
                <w:noProof/>
                <w:webHidden/>
              </w:rPr>
              <w:tab/>
            </w:r>
            <w:r>
              <w:rPr>
                <w:noProof/>
                <w:webHidden/>
              </w:rPr>
              <w:fldChar w:fldCharType="begin"/>
            </w:r>
            <w:r>
              <w:rPr>
                <w:noProof/>
                <w:webHidden/>
              </w:rPr>
              <w:instrText xml:space="preserve"> PAGEREF _Toc107515612 \h </w:instrText>
            </w:r>
            <w:r>
              <w:rPr>
                <w:noProof/>
                <w:webHidden/>
              </w:rPr>
            </w:r>
            <w:r>
              <w:rPr>
                <w:noProof/>
                <w:webHidden/>
              </w:rPr>
              <w:fldChar w:fldCharType="separate"/>
            </w:r>
            <w:r>
              <w:rPr>
                <w:noProof/>
                <w:webHidden/>
              </w:rPr>
              <w:t>1</w:t>
            </w:r>
            <w:r>
              <w:rPr>
                <w:noProof/>
                <w:webHidden/>
              </w:rPr>
              <w:fldChar w:fldCharType="end"/>
            </w:r>
          </w:hyperlink>
        </w:p>
        <w:p w14:paraId="6788108B" w14:textId="5CBDDDD2" w:rsidR="00146E16" w:rsidRDefault="00146E16">
          <w:pPr>
            <w:pStyle w:val="TOC2"/>
            <w:tabs>
              <w:tab w:val="right" w:leader="dot" w:pos="9344"/>
            </w:tabs>
            <w:ind w:left="480" w:firstLine="480"/>
            <w:rPr>
              <w:rFonts w:asciiTheme="minorHAnsi" w:eastAsiaTheme="minorEastAsia" w:hAnsiTheme="minorHAnsi"/>
              <w:noProof/>
              <w:sz w:val="21"/>
            </w:rPr>
          </w:pPr>
          <w:hyperlink w:anchor="_Toc107515613" w:history="1">
            <w:r w:rsidRPr="0037033A">
              <w:rPr>
                <w:rStyle w:val="af5"/>
                <w:noProof/>
              </w:rPr>
              <w:t>1.3</w:t>
            </w:r>
            <w:r w:rsidRPr="0037033A">
              <w:rPr>
                <w:rStyle w:val="af5"/>
                <w:noProof/>
              </w:rPr>
              <w:t>定义、首字母缩写词和缩略语</w:t>
            </w:r>
            <w:r>
              <w:rPr>
                <w:noProof/>
                <w:webHidden/>
              </w:rPr>
              <w:tab/>
            </w:r>
            <w:r>
              <w:rPr>
                <w:noProof/>
                <w:webHidden/>
              </w:rPr>
              <w:fldChar w:fldCharType="begin"/>
            </w:r>
            <w:r>
              <w:rPr>
                <w:noProof/>
                <w:webHidden/>
              </w:rPr>
              <w:instrText xml:space="preserve"> PAGEREF _Toc107515613 \h </w:instrText>
            </w:r>
            <w:r>
              <w:rPr>
                <w:noProof/>
                <w:webHidden/>
              </w:rPr>
            </w:r>
            <w:r>
              <w:rPr>
                <w:noProof/>
                <w:webHidden/>
              </w:rPr>
              <w:fldChar w:fldCharType="separate"/>
            </w:r>
            <w:r>
              <w:rPr>
                <w:noProof/>
                <w:webHidden/>
              </w:rPr>
              <w:t>1</w:t>
            </w:r>
            <w:r>
              <w:rPr>
                <w:noProof/>
                <w:webHidden/>
              </w:rPr>
              <w:fldChar w:fldCharType="end"/>
            </w:r>
          </w:hyperlink>
        </w:p>
        <w:p w14:paraId="69EFA2AC" w14:textId="3C837A01" w:rsidR="00146E16" w:rsidRDefault="00146E16">
          <w:pPr>
            <w:pStyle w:val="TOC2"/>
            <w:tabs>
              <w:tab w:val="right" w:leader="dot" w:pos="9344"/>
            </w:tabs>
            <w:ind w:left="480" w:firstLine="480"/>
            <w:rPr>
              <w:rFonts w:asciiTheme="minorHAnsi" w:eastAsiaTheme="minorEastAsia" w:hAnsiTheme="minorHAnsi"/>
              <w:noProof/>
              <w:sz w:val="21"/>
            </w:rPr>
          </w:pPr>
          <w:hyperlink w:anchor="_Toc107515614" w:history="1">
            <w:r w:rsidRPr="0037033A">
              <w:rPr>
                <w:rStyle w:val="af5"/>
                <w:noProof/>
              </w:rPr>
              <w:t>1.4</w:t>
            </w:r>
            <w:r w:rsidRPr="0037033A">
              <w:rPr>
                <w:rStyle w:val="af5"/>
                <w:noProof/>
              </w:rPr>
              <w:t>参考资料</w:t>
            </w:r>
            <w:r>
              <w:rPr>
                <w:noProof/>
                <w:webHidden/>
              </w:rPr>
              <w:tab/>
            </w:r>
            <w:r>
              <w:rPr>
                <w:noProof/>
                <w:webHidden/>
              </w:rPr>
              <w:fldChar w:fldCharType="begin"/>
            </w:r>
            <w:r>
              <w:rPr>
                <w:noProof/>
                <w:webHidden/>
              </w:rPr>
              <w:instrText xml:space="preserve"> PAGEREF _Toc107515614 \h </w:instrText>
            </w:r>
            <w:r>
              <w:rPr>
                <w:noProof/>
                <w:webHidden/>
              </w:rPr>
            </w:r>
            <w:r>
              <w:rPr>
                <w:noProof/>
                <w:webHidden/>
              </w:rPr>
              <w:fldChar w:fldCharType="separate"/>
            </w:r>
            <w:r>
              <w:rPr>
                <w:noProof/>
                <w:webHidden/>
              </w:rPr>
              <w:t>1</w:t>
            </w:r>
            <w:r>
              <w:rPr>
                <w:noProof/>
                <w:webHidden/>
              </w:rPr>
              <w:fldChar w:fldCharType="end"/>
            </w:r>
          </w:hyperlink>
        </w:p>
        <w:p w14:paraId="29409C31" w14:textId="68074696" w:rsidR="00146E16" w:rsidRDefault="00146E16">
          <w:pPr>
            <w:pStyle w:val="TOC1"/>
            <w:rPr>
              <w:rFonts w:asciiTheme="minorHAnsi" w:eastAsiaTheme="minorEastAsia" w:hAnsiTheme="minorHAnsi"/>
              <w:noProof/>
              <w:sz w:val="21"/>
            </w:rPr>
          </w:pPr>
          <w:hyperlink w:anchor="_Toc107515615" w:history="1">
            <w:r w:rsidRPr="0037033A">
              <w:rPr>
                <w:rStyle w:val="af5"/>
                <w:noProof/>
              </w:rPr>
              <w:t>2</w:t>
            </w:r>
            <w:r w:rsidRPr="0037033A">
              <w:rPr>
                <w:rStyle w:val="af5"/>
                <w:noProof/>
              </w:rPr>
              <w:t>软件总体概述</w:t>
            </w:r>
            <w:r>
              <w:rPr>
                <w:noProof/>
                <w:webHidden/>
              </w:rPr>
              <w:tab/>
            </w:r>
            <w:r>
              <w:rPr>
                <w:noProof/>
                <w:webHidden/>
              </w:rPr>
              <w:fldChar w:fldCharType="begin"/>
            </w:r>
            <w:r>
              <w:rPr>
                <w:noProof/>
                <w:webHidden/>
              </w:rPr>
              <w:instrText xml:space="preserve"> PAGEREF _Toc107515615 \h </w:instrText>
            </w:r>
            <w:r>
              <w:rPr>
                <w:noProof/>
                <w:webHidden/>
              </w:rPr>
            </w:r>
            <w:r>
              <w:rPr>
                <w:noProof/>
                <w:webHidden/>
              </w:rPr>
              <w:fldChar w:fldCharType="separate"/>
            </w:r>
            <w:r>
              <w:rPr>
                <w:noProof/>
                <w:webHidden/>
              </w:rPr>
              <w:t>1</w:t>
            </w:r>
            <w:r>
              <w:rPr>
                <w:noProof/>
                <w:webHidden/>
              </w:rPr>
              <w:fldChar w:fldCharType="end"/>
            </w:r>
          </w:hyperlink>
        </w:p>
        <w:p w14:paraId="2EB4D95F" w14:textId="46716397" w:rsidR="00146E16" w:rsidRDefault="00146E16">
          <w:pPr>
            <w:pStyle w:val="TOC2"/>
            <w:tabs>
              <w:tab w:val="left" w:pos="1680"/>
              <w:tab w:val="right" w:leader="dot" w:pos="9344"/>
            </w:tabs>
            <w:ind w:left="480" w:firstLine="480"/>
            <w:rPr>
              <w:rFonts w:asciiTheme="minorHAnsi" w:eastAsiaTheme="minorEastAsia" w:hAnsiTheme="minorHAnsi"/>
              <w:noProof/>
              <w:sz w:val="21"/>
            </w:rPr>
          </w:pPr>
          <w:hyperlink w:anchor="_Toc107515616" w:history="1">
            <w:r w:rsidRPr="0037033A">
              <w:rPr>
                <w:rStyle w:val="af5"/>
                <w:noProof/>
              </w:rPr>
              <w:t>2.1</w:t>
            </w:r>
            <w:r>
              <w:rPr>
                <w:rFonts w:asciiTheme="minorHAnsi" w:eastAsiaTheme="minorEastAsia" w:hAnsiTheme="minorHAnsi"/>
                <w:noProof/>
                <w:sz w:val="21"/>
              </w:rPr>
              <w:tab/>
            </w:r>
            <w:r w:rsidRPr="0037033A">
              <w:rPr>
                <w:rStyle w:val="af5"/>
                <w:noProof/>
              </w:rPr>
              <w:t>软件标识</w:t>
            </w:r>
            <w:r>
              <w:rPr>
                <w:noProof/>
                <w:webHidden/>
              </w:rPr>
              <w:tab/>
            </w:r>
            <w:r>
              <w:rPr>
                <w:noProof/>
                <w:webHidden/>
              </w:rPr>
              <w:fldChar w:fldCharType="begin"/>
            </w:r>
            <w:r>
              <w:rPr>
                <w:noProof/>
                <w:webHidden/>
              </w:rPr>
              <w:instrText xml:space="preserve"> PAGEREF _Toc107515616 \h </w:instrText>
            </w:r>
            <w:r>
              <w:rPr>
                <w:noProof/>
                <w:webHidden/>
              </w:rPr>
            </w:r>
            <w:r>
              <w:rPr>
                <w:noProof/>
                <w:webHidden/>
              </w:rPr>
              <w:fldChar w:fldCharType="separate"/>
            </w:r>
            <w:r>
              <w:rPr>
                <w:noProof/>
                <w:webHidden/>
              </w:rPr>
              <w:t>1</w:t>
            </w:r>
            <w:r>
              <w:rPr>
                <w:noProof/>
                <w:webHidden/>
              </w:rPr>
              <w:fldChar w:fldCharType="end"/>
            </w:r>
          </w:hyperlink>
        </w:p>
        <w:p w14:paraId="6B03D59F" w14:textId="13729CCE" w:rsidR="00146E16" w:rsidRDefault="00146E16">
          <w:pPr>
            <w:pStyle w:val="TOC2"/>
            <w:tabs>
              <w:tab w:val="left" w:pos="1680"/>
              <w:tab w:val="right" w:leader="dot" w:pos="9344"/>
            </w:tabs>
            <w:ind w:left="480" w:firstLine="480"/>
            <w:rPr>
              <w:rFonts w:asciiTheme="minorHAnsi" w:eastAsiaTheme="minorEastAsia" w:hAnsiTheme="minorHAnsi"/>
              <w:noProof/>
              <w:sz w:val="21"/>
            </w:rPr>
          </w:pPr>
          <w:hyperlink w:anchor="_Toc107515617" w:history="1">
            <w:r w:rsidRPr="0037033A">
              <w:rPr>
                <w:rStyle w:val="af5"/>
                <w:noProof/>
              </w:rPr>
              <w:t>2.2</w:t>
            </w:r>
            <w:r>
              <w:rPr>
                <w:rFonts w:asciiTheme="minorHAnsi" w:eastAsiaTheme="minorEastAsia" w:hAnsiTheme="minorHAnsi"/>
                <w:noProof/>
                <w:sz w:val="21"/>
              </w:rPr>
              <w:tab/>
            </w:r>
            <w:r w:rsidRPr="0037033A">
              <w:rPr>
                <w:rStyle w:val="af5"/>
                <w:noProof/>
              </w:rPr>
              <w:t>软件描述</w:t>
            </w:r>
            <w:r>
              <w:rPr>
                <w:noProof/>
                <w:webHidden/>
              </w:rPr>
              <w:tab/>
            </w:r>
            <w:r>
              <w:rPr>
                <w:noProof/>
                <w:webHidden/>
              </w:rPr>
              <w:fldChar w:fldCharType="begin"/>
            </w:r>
            <w:r>
              <w:rPr>
                <w:noProof/>
                <w:webHidden/>
              </w:rPr>
              <w:instrText xml:space="preserve"> PAGEREF _Toc107515617 \h </w:instrText>
            </w:r>
            <w:r>
              <w:rPr>
                <w:noProof/>
                <w:webHidden/>
              </w:rPr>
            </w:r>
            <w:r>
              <w:rPr>
                <w:noProof/>
                <w:webHidden/>
              </w:rPr>
              <w:fldChar w:fldCharType="separate"/>
            </w:r>
            <w:r>
              <w:rPr>
                <w:noProof/>
                <w:webHidden/>
              </w:rPr>
              <w:t>1</w:t>
            </w:r>
            <w:r>
              <w:rPr>
                <w:noProof/>
                <w:webHidden/>
              </w:rPr>
              <w:fldChar w:fldCharType="end"/>
            </w:r>
          </w:hyperlink>
        </w:p>
        <w:p w14:paraId="0D2712E0" w14:textId="341ADD60" w:rsidR="00146E16" w:rsidRDefault="00146E16">
          <w:pPr>
            <w:pStyle w:val="TOC3"/>
            <w:tabs>
              <w:tab w:val="right" w:leader="dot" w:pos="9344"/>
            </w:tabs>
            <w:ind w:left="960" w:firstLine="480"/>
            <w:rPr>
              <w:rFonts w:asciiTheme="minorHAnsi" w:eastAsiaTheme="minorEastAsia" w:hAnsiTheme="minorHAnsi"/>
              <w:noProof/>
              <w:sz w:val="21"/>
            </w:rPr>
          </w:pPr>
          <w:hyperlink w:anchor="_Toc107515618" w:history="1">
            <w:r w:rsidRPr="0037033A">
              <w:rPr>
                <w:rStyle w:val="af5"/>
                <w:noProof/>
              </w:rPr>
              <w:t>2.2.1</w:t>
            </w:r>
            <w:r w:rsidRPr="0037033A">
              <w:rPr>
                <w:rStyle w:val="af5"/>
                <w:noProof/>
              </w:rPr>
              <w:t>系统属性</w:t>
            </w:r>
            <w:r>
              <w:rPr>
                <w:noProof/>
                <w:webHidden/>
              </w:rPr>
              <w:tab/>
            </w:r>
            <w:r>
              <w:rPr>
                <w:noProof/>
                <w:webHidden/>
              </w:rPr>
              <w:fldChar w:fldCharType="begin"/>
            </w:r>
            <w:r>
              <w:rPr>
                <w:noProof/>
                <w:webHidden/>
              </w:rPr>
              <w:instrText xml:space="preserve"> PAGEREF _Toc107515618 \h </w:instrText>
            </w:r>
            <w:r>
              <w:rPr>
                <w:noProof/>
                <w:webHidden/>
              </w:rPr>
            </w:r>
            <w:r>
              <w:rPr>
                <w:noProof/>
                <w:webHidden/>
              </w:rPr>
              <w:fldChar w:fldCharType="separate"/>
            </w:r>
            <w:r>
              <w:rPr>
                <w:noProof/>
                <w:webHidden/>
              </w:rPr>
              <w:t>1</w:t>
            </w:r>
            <w:r>
              <w:rPr>
                <w:noProof/>
                <w:webHidden/>
              </w:rPr>
              <w:fldChar w:fldCharType="end"/>
            </w:r>
          </w:hyperlink>
        </w:p>
        <w:p w14:paraId="2F0BD43F" w14:textId="68729AFB" w:rsidR="00146E16" w:rsidRDefault="00146E16">
          <w:pPr>
            <w:pStyle w:val="TOC3"/>
            <w:tabs>
              <w:tab w:val="right" w:leader="dot" w:pos="9344"/>
            </w:tabs>
            <w:ind w:left="960" w:firstLine="480"/>
            <w:rPr>
              <w:rFonts w:asciiTheme="minorHAnsi" w:eastAsiaTheme="minorEastAsia" w:hAnsiTheme="minorHAnsi"/>
              <w:noProof/>
              <w:sz w:val="21"/>
            </w:rPr>
          </w:pPr>
          <w:hyperlink w:anchor="_Toc107515619" w:history="1">
            <w:r w:rsidRPr="0037033A">
              <w:rPr>
                <w:rStyle w:val="af5"/>
                <w:noProof/>
              </w:rPr>
              <w:t>2.2.2</w:t>
            </w:r>
            <w:r w:rsidRPr="0037033A">
              <w:rPr>
                <w:rStyle w:val="af5"/>
                <w:noProof/>
              </w:rPr>
              <w:t>开发背景</w:t>
            </w:r>
            <w:r>
              <w:rPr>
                <w:noProof/>
                <w:webHidden/>
              </w:rPr>
              <w:tab/>
            </w:r>
            <w:r>
              <w:rPr>
                <w:noProof/>
                <w:webHidden/>
              </w:rPr>
              <w:fldChar w:fldCharType="begin"/>
            </w:r>
            <w:r>
              <w:rPr>
                <w:noProof/>
                <w:webHidden/>
              </w:rPr>
              <w:instrText xml:space="preserve"> PAGEREF _Toc107515619 \h </w:instrText>
            </w:r>
            <w:r>
              <w:rPr>
                <w:noProof/>
                <w:webHidden/>
              </w:rPr>
            </w:r>
            <w:r>
              <w:rPr>
                <w:noProof/>
                <w:webHidden/>
              </w:rPr>
              <w:fldChar w:fldCharType="separate"/>
            </w:r>
            <w:r>
              <w:rPr>
                <w:noProof/>
                <w:webHidden/>
              </w:rPr>
              <w:t>1</w:t>
            </w:r>
            <w:r>
              <w:rPr>
                <w:noProof/>
                <w:webHidden/>
              </w:rPr>
              <w:fldChar w:fldCharType="end"/>
            </w:r>
          </w:hyperlink>
        </w:p>
        <w:p w14:paraId="73DA498E" w14:textId="1410EE7A" w:rsidR="00146E16" w:rsidRDefault="00146E16">
          <w:pPr>
            <w:pStyle w:val="TOC3"/>
            <w:tabs>
              <w:tab w:val="right" w:leader="dot" w:pos="9344"/>
            </w:tabs>
            <w:ind w:left="960" w:firstLine="480"/>
            <w:rPr>
              <w:rFonts w:asciiTheme="minorHAnsi" w:eastAsiaTheme="minorEastAsia" w:hAnsiTheme="minorHAnsi"/>
              <w:noProof/>
              <w:sz w:val="21"/>
            </w:rPr>
          </w:pPr>
          <w:hyperlink w:anchor="_Toc107515620" w:history="1">
            <w:r w:rsidRPr="0037033A">
              <w:rPr>
                <w:rStyle w:val="af5"/>
                <w:noProof/>
              </w:rPr>
              <w:t>2.2.3</w:t>
            </w:r>
            <w:r w:rsidRPr="0037033A">
              <w:rPr>
                <w:rStyle w:val="af5"/>
                <w:noProof/>
              </w:rPr>
              <w:t>软件功能</w:t>
            </w:r>
            <w:r>
              <w:rPr>
                <w:noProof/>
                <w:webHidden/>
              </w:rPr>
              <w:tab/>
            </w:r>
            <w:r>
              <w:rPr>
                <w:noProof/>
                <w:webHidden/>
              </w:rPr>
              <w:fldChar w:fldCharType="begin"/>
            </w:r>
            <w:r>
              <w:rPr>
                <w:noProof/>
                <w:webHidden/>
              </w:rPr>
              <w:instrText xml:space="preserve"> PAGEREF _Toc107515620 \h </w:instrText>
            </w:r>
            <w:r>
              <w:rPr>
                <w:noProof/>
                <w:webHidden/>
              </w:rPr>
            </w:r>
            <w:r>
              <w:rPr>
                <w:noProof/>
                <w:webHidden/>
              </w:rPr>
              <w:fldChar w:fldCharType="separate"/>
            </w:r>
            <w:r>
              <w:rPr>
                <w:noProof/>
                <w:webHidden/>
              </w:rPr>
              <w:t>2</w:t>
            </w:r>
            <w:r>
              <w:rPr>
                <w:noProof/>
                <w:webHidden/>
              </w:rPr>
              <w:fldChar w:fldCharType="end"/>
            </w:r>
          </w:hyperlink>
        </w:p>
        <w:p w14:paraId="1844B02B" w14:textId="7B3BCFE3" w:rsidR="00146E16" w:rsidRDefault="00146E16">
          <w:pPr>
            <w:pStyle w:val="TOC2"/>
            <w:tabs>
              <w:tab w:val="left" w:pos="1680"/>
              <w:tab w:val="right" w:leader="dot" w:pos="9344"/>
            </w:tabs>
            <w:ind w:left="480" w:firstLine="480"/>
            <w:rPr>
              <w:rFonts w:asciiTheme="minorHAnsi" w:eastAsiaTheme="minorEastAsia" w:hAnsiTheme="minorHAnsi"/>
              <w:noProof/>
              <w:sz w:val="21"/>
            </w:rPr>
          </w:pPr>
          <w:hyperlink w:anchor="_Toc107515621" w:history="1">
            <w:r w:rsidRPr="0037033A">
              <w:rPr>
                <w:rStyle w:val="af5"/>
                <w:noProof/>
              </w:rPr>
              <w:t>2.3</w:t>
            </w:r>
            <w:r>
              <w:rPr>
                <w:rFonts w:asciiTheme="minorHAnsi" w:eastAsiaTheme="minorEastAsia" w:hAnsiTheme="minorHAnsi"/>
                <w:noProof/>
                <w:sz w:val="21"/>
              </w:rPr>
              <w:tab/>
            </w:r>
            <w:r w:rsidRPr="0037033A">
              <w:rPr>
                <w:rStyle w:val="af5"/>
                <w:noProof/>
              </w:rPr>
              <w:t>用户的特点</w:t>
            </w:r>
            <w:r>
              <w:rPr>
                <w:noProof/>
                <w:webHidden/>
              </w:rPr>
              <w:tab/>
            </w:r>
            <w:r>
              <w:rPr>
                <w:noProof/>
                <w:webHidden/>
              </w:rPr>
              <w:fldChar w:fldCharType="begin"/>
            </w:r>
            <w:r>
              <w:rPr>
                <w:noProof/>
                <w:webHidden/>
              </w:rPr>
              <w:instrText xml:space="preserve"> PAGEREF _Toc107515621 \h </w:instrText>
            </w:r>
            <w:r>
              <w:rPr>
                <w:noProof/>
                <w:webHidden/>
              </w:rPr>
            </w:r>
            <w:r>
              <w:rPr>
                <w:noProof/>
                <w:webHidden/>
              </w:rPr>
              <w:fldChar w:fldCharType="separate"/>
            </w:r>
            <w:r>
              <w:rPr>
                <w:noProof/>
                <w:webHidden/>
              </w:rPr>
              <w:t>7</w:t>
            </w:r>
            <w:r>
              <w:rPr>
                <w:noProof/>
                <w:webHidden/>
              </w:rPr>
              <w:fldChar w:fldCharType="end"/>
            </w:r>
          </w:hyperlink>
        </w:p>
        <w:p w14:paraId="1E272489" w14:textId="1A6A6BEE" w:rsidR="00146E16" w:rsidRDefault="00146E16">
          <w:pPr>
            <w:pStyle w:val="TOC2"/>
            <w:tabs>
              <w:tab w:val="left" w:pos="1680"/>
              <w:tab w:val="right" w:leader="dot" w:pos="9344"/>
            </w:tabs>
            <w:ind w:left="480" w:firstLine="480"/>
            <w:rPr>
              <w:rFonts w:asciiTheme="minorHAnsi" w:eastAsiaTheme="minorEastAsia" w:hAnsiTheme="minorHAnsi"/>
              <w:noProof/>
              <w:sz w:val="21"/>
            </w:rPr>
          </w:pPr>
          <w:hyperlink w:anchor="_Toc107515622" w:history="1">
            <w:r w:rsidRPr="0037033A">
              <w:rPr>
                <w:rStyle w:val="af5"/>
                <w:noProof/>
              </w:rPr>
              <w:t>2.4</w:t>
            </w:r>
            <w:r>
              <w:rPr>
                <w:rFonts w:asciiTheme="minorHAnsi" w:eastAsiaTheme="minorEastAsia" w:hAnsiTheme="minorHAnsi"/>
                <w:noProof/>
                <w:sz w:val="21"/>
              </w:rPr>
              <w:tab/>
            </w:r>
            <w:r w:rsidRPr="0037033A">
              <w:rPr>
                <w:rStyle w:val="af5"/>
                <w:noProof/>
              </w:rPr>
              <w:t>限制与约束</w:t>
            </w:r>
            <w:r>
              <w:rPr>
                <w:noProof/>
                <w:webHidden/>
              </w:rPr>
              <w:tab/>
            </w:r>
            <w:r>
              <w:rPr>
                <w:noProof/>
                <w:webHidden/>
              </w:rPr>
              <w:fldChar w:fldCharType="begin"/>
            </w:r>
            <w:r>
              <w:rPr>
                <w:noProof/>
                <w:webHidden/>
              </w:rPr>
              <w:instrText xml:space="preserve"> PAGEREF _Toc107515622 \h </w:instrText>
            </w:r>
            <w:r>
              <w:rPr>
                <w:noProof/>
                <w:webHidden/>
              </w:rPr>
            </w:r>
            <w:r>
              <w:rPr>
                <w:noProof/>
                <w:webHidden/>
              </w:rPr>
              <w:fldChar w:fldCharType="separate"/>
            </w:r>
            <w:r>
              <w:rPr>
                <w:noProof/>
                <w:webHidden/>
              </w:rPr>
              <w:t>7</w:t>
            </w:r>
            <w:r>
              <w:rPr>
                <w:noProof/>
                <w:webHidden/>
              </w:rPr>
              <w:fldChar w:fldCharType="end"/>
            </w:r>
          </w:hyperlink>
        </w:p>
        <w:p w14:paraId="5EB1571C" w14:textId="4D2DB346" w:rsidR="00146E16" w:rsidRDefault="00146E16">
          <w:pPr>
            <w:pStyle w:val="TOC1"/>
            <w:tabs>
              <w:tab w:val="left" w:pos="1050"/>
            </w:tabs>
            <w:rPr>
              <w:rFonts w:asciiTheme="minorHAnsi" w:eastAsiaTheme="minorEastAsia" w:hAnsiTheme="minorHAnsi"/>
              <w:noProof/>
              <w:sz w:val="21"/>
            </w:rPr>
          </w:pPr>
          <w:hyperlink w:anchor="_Toc107515623" w:history="1">
            <w:r w:rsidRPr="0037033A">
              <w:rPr>
                <w:rStyle w:val="af5"/>
                <w:noProof/>
              </w:rPr>
              <w:t>3.</w:t>
            </w:r>
            <w:r>
              <w:rPr>
                <w:rFonts w:asciiTheme="minorHAnsi" w:eastAsiaTheme="minorEastAsia" w:hAnsiTheme="minorHAnsi"/>
                <w:noProof/>
                <w:sz w:val="21"/>
              </w:rPr>
              <w:tab/>
            </w:r>
            <w:r w:rsidRPr="0037033A">
              <w:rPr>
                <w:rStyle w:val="af5"/>
                <w:noProof/>
              </w:rPr>
              <w:t>具体需求</w:t>
            </w:r>
            <w:r>
              <w:rPr>
                <w:noProof/>
                <w:webHidden/>
              </w:rPr>
              <w:tab/>
            </w:r>
            <w:r>
              <w:rPr>
                <w:noProof/>
                <w:webHidden/>
              </w:rPr>
              <w:fldChar w:fldCharType="begin"/>
            </w:r>
            <w:r>
              <w:rPr>
                <w:noProof/>
                <w:webHidden/>
              </w:rPr>
              <w:instrText xml:space="preserve"> PAGEREF _Toc107515623 \h </w:instrText>
            </w:r>
            <w:r>
              <w:rPr>
                <w:noProof/>
                <w:webHidden/>
              </w:rPr>
            </w:r>
            <w:r>
              <w:rPr>
                <w:noProof/>
                <w:webHidden/>
              </w:rPr>
              <w:fldChar w:fldCharType="separate"/>
            </w:r>
            <w:r>
              <w:rPr>
                <w:noProof/>
                <w:webHidden/>
              </w:rPr>
              <w:t>8</w:t>
            </w:r>
            <w:r>
              <w:rPr>
                <w:noProof/>
                <w:webHidden/>
              </w:rPr>
              <w:fldChar w:fldCharType="end"/>
            </w:r>
          </w:hyperlink>
        </w:p>
        <w:p w14:paraId="5467C7FA" w14:textId="256772D0" w:rsidR="00146E16" w:rsidRDefault="00146E16">
          <w:pPr>
            <w:pStyle w:val="TOC2"/>
            <w:tabs>
              <w:tab w:val="left" w:pos="1680"/>
              <w:tab w:val="right" w:leader="dot" w:pos="9344"/>
            </w:tabs>
            <w:ind w:left="480" w:firstLine="480"/>
            <w:rPr>
              <w:rFonts w:asciiTheme="minorHAnsi" w:eastAsiaTheme="minorEastAsia" w:hAnsiTheme="minorHAnsi"/>
              <w:noProof/>
              <w:sz w:val="21"/>
            </w:rPr>
          </w:pPr>
          <w:hyperlink w:anchor="_Toc107515624" w:history="1">
            <w:r w:rsidRPr="0037033A">
              <w:rPr>
                <w:rStyle w:val="af5"/>
                <w:noProof/>
              </w:rPr>
              <w:t>3.1</w:t>
            </w:r>
            <w:r>
              <w:rPr>
                <w:rFonts w:asciiTheme="minorHAnsi" w:eastAsiaTheme="minorEastAsia" w:hAnsiTheme="minorHAnsi"/>
                <w:noProof/>
                <w:sz w:val="21"/>
              </w:rPr>
              <w:tab/>
            </w:r>
            <w:r w:rsidRPr="0037033A">
              <w:rPr>
                <w:rStyle w:val="af5"/>
                <w:noProof/>
              </w:rPr>
              <w:t>首页</w:t>
            </w:r>
            <w:r>
              <w:rPr>
                <w:noProof/>
                <w:webHidden/>
              </w:rPr>
              <w:tab/>
            </w:r>
            <w:r>
              <w:rPr>
                <w:noProof/>
                <w:webHidden/>
              </w:rPr>
              <w:fldChar w:fldCharType="begin"/>
            </w:r>
            <w:r>
              <w:rPr>
                <w:noProof/>
                <w:webHidden/>
              </w:rPr>
              <w:instrText xml:space="preserve"> PAGEREF _Toc107515624 \h </w:instrText>
            </w:r>
            <w:r>
              <w:rPr>
                <w:noProof/>
                <w:webHidden/>
              </w:rPr>
            </w:r>
            <w:r>
              <w:rPr>
                <w:noProof/>
                <w:webHidden/>
              </w:rPr>
              <w:fldChar w:fldCharType="separate"/>
            </w:r>
            <w:r>
              <w:rPr>
                <w:noProof/>
                <w:webHidden/>
              </w:rPr>
              <w:t>8</w:t>
            </w:r>
            <w:r>
              <w:rPr>
                <w:noProof/>
                <w:webHidden/>
              </w:rPr>
              <w:fldChar w:fldCharType="end"/>
            </w:r>
          </w:hyperlink>
        </w:p>
        <w:p w14:paraId="2C6FB6DC" w14:textId="01765454" w:rsidR="00146E16" w:rsidRDefault="00146E16">
          <w:pPr>
            <w:pStyle w:val="TOC3"/>
            <w:tabs>
              <w:tab w:val="right" w:leader="dot" w:pos="9344"/>
            </w:tabs>
            <w:ind w:left="960" w:firstLine="480"/>
            <w:rPr>
              <w:rFonts w:asciiTheme="minorHAnsi" w:eastAsiaTheme="minorEastAsia" w:hAnsiTheme="minorHAnsi"/>
              <w:noProof/>
              <w:sz w:val="21"/>
            </w:rPr>
          </w:pPr>
          <w:hyperlink w:anchor="_Toc107515625" w:history="1">
            <w:r w:rsidRPr="0037033A">
              <w:rPr>
                <w:rStyle w:val="af5"/>
                <w:noProof/>
              </w:rPr>
              <w:t>3.1.1</w:t>
            </w:r>
            <w:r w:rsidRPr="0037033A">
              <w:rPr>
                <w:rStyle w:val="af5"/>
                <w:noProof/>
              </w:rPr>
              <w:t>用户注册</w:t>
            </w:r>
            <w:r>
              <w:rPr>
                <w:noProof/>
                <w:webHidden/>
              </w:rPr>
              <w:tab/>
            </w:r>
            <w:r>
              <w:rPr>
                <w:noProof/>
                <w:webHidden/>
              </w:rPr>
              <w:fldChar w:fldCharType="begin"/>
            </w:r>
            <w:r>
              <w:rPr>
                <w:noProof/>
                <w:webHidden/>
              </w:rPr>
              <w:instrText xml:space="preserve"> PAGEREF _Toc107515625 \h </w:instrText>
            </w:r>
            <w:r>
              <w:rPr>
                <w:noProof/>
                <w:webHidden/>
              </w:rPr>
            </w:r>
            <w:r>
              <w:rPr>
                <w:noProof/>
                <w:webHidden/>
              </w:rPr>
              <w:fldChar w:fldCharType="separate"/>
            </w:r>
            <w:r>
              <w:rPr>
                <w:noProof/>
                <w:webHidden/>
              </w:rPr>
              <w:t>8</w:t>
            </w:r>
            <w:r>
              <w:rPr>
                <w:noProof/>
                <w:webHidden/>
              </w:rPr>
              <w:fldChar w:fldCharType="end"/>
            </w:r>
          </w:hyperlink>
        </w:p>
        <w:p w14:paraId="54C6E51F" w14:textId="498D768B" w:rsidR="00146E16" w:rsidRDefault="00146E16">
          <w:pPr>
            <w:pStyle w:val="TOC3"/>
            <w:tabs>
              <w:tab w:val="right" w:leader="dot" w:pos="9344"/>
            </w:tabs>
            <w:ind w:left="960" w:firstLine="480"/>
            <w:rPr>
              <w:rFonts w:asciiTheme="minorHAnsi" w:eastAsiaTheme="minorEastAsia" w:hAnsiTheme="minorHAnsi"/>
              <w:noProof/>
              <w:sz w:val="21"/>
            </w:rPr>
          </w:pPr>
          <w:hyperlink w:anchor="_Toc107515626" w:history="1">
            <w:r w:rsidRPr="0037033A">
              <w:rPr>
                <w:rStyle w:val="af5"/>
                <w:noProof/>
              </w:rPr>
              <w:t>3.1.2</w:t>
            </w:r>
            <w:r w:rsidRPr="0037033A">
              <w:rPr>
                <w:rStyle w:val="af5"/>
                <w:noProof/>
              </w:rPr>
              <w:t>用户登录</w:t>
            </w:r>
            <w:r>
              <w:rPr>
                <w:noProof/>
                <w:webHidden/>
              </w:rPr>
              <w:tab/>
            </w:r>
            <w:r>
              <w:rPr>
                <w:noProof/>
                <w:webHidden/>
              </w:rPr>
              <w:fldChar w:fldCharType="begin"/>
            </w:r>
            <w:r>
              <w:rPr>
                <w:noProof/>
                <w:webHidden/>
              </w:rPr>
              <w:instrText xml:space="preserve"> PAGEREF _Toc107515626 \h </w:instrText>
            </w:r>
            <w:r>
              <w:rPr>
                <w:noProof/>
                <w:webHidden/>
              </w:rPr>
            </w:r>
            <w:r>
              <w:rPr>
                <w:noProof/>
                <w:webHidden/>
              </w:rPr>
              <w:fldChar w:fldCharType="separate"/>
            </w:r>
            <w:r>
              <w:rPr>
                <w:noProof/>
                <w:webHidden/>
              </w:rPr>
              <w:t>9</w:t>
            </w:r>
            <w:r>
              <w:rPr>
                <w:noProof/>
                <w:webHidden/>
              </w:rPr>
              <w:fldChar w:fldCharType="end"/>
            </w:r>
          </w:hyperlink>
        </w:p>
        <w:p w14:paraId="6D50AFE0" w14:textId="69663F12" w:rsidR="00146E16" w:rsidRDefault="00146E16">
          <w:pPr>
            <w:pStyle w:val="TOC3"/>
            <w:tabs>
              <w:tab w:val="right" w:leader="dot" w:pos="9344"/>
            </w:tabs>
            <w:ind w:left="960" w:firstLine="480"/>
            <w:rPr>
              <w:rFonts w:asciiTheme="minorHAnsi" w:eastAsiaTheme="minorEastAsia" w:hAnsiTheme="minorHAnsi"/>
              <w:noProof/>
              <w:sz w:val="21"/>
            </w:rPr>
          </w:pPr>
          <w:hyperlink w:anchor="_Toc107515627" w:history="1">
            <w:r w:rsidRPr="0037033A">
              <w:rPr>
                <w:rStyle w:val="af5"/>
                <w:noProof/>
              </w:rPr>
              <w:t>3.1.3</w:t>
            </w:r>
            <w:r w:rsidRPr="0037033A">
              <w:rPr>
                <w:rStyle w:val="af5"/>
                <w:noProof/>
              </w:rPr>
              <w:t>公告</w:t>
            </w:r>
            <w:r>
              <w:rPr>
                <w:noProof/>
                <w:webHidden/>
              </w:rPr>
              <w:tab/>
            </w:r>
            <w:r>
              <w:rPr>
                <w:noProof/>
                <w:webHidden/>
              </w:rPr>
              <w:fldChar w:fldCharType="begin"/>
            </w:r>
            <w:r>
              <w:rPr>
                <w:noProof/>
                <w:webHidden/>
              </w:rPr>
              <w:instrText xml:space="preserve"> PAGEREF _Toc107515627 \h </w:instrText>
            </w:r>
            <w:r>
              <w:rPr>
                <w:noProof/>
                <w:webHidden/>
              </w:rPr>
            </w:r>
            <w:r>
              <w:rPr>
                <w:noProof/>
                <w:webHidden/>
              </w:rPr>
              <w:fldChar w:fldCharType="separate"/>
            </w:r>
            <w:r>
              <w:rPr>
                <w:noProof/>
                <w:webHidden/>
              </w:rPr>
              <w:t>11</w:t>
            </w:r>
            <w:r>
              <w:rPr>
                <w:noProof/>
                <w:webHidden/>
              </w:rPr>
              <w:fldChar w:fldCharType="end"/>
            </w:r>
          </w:hyperlink>
        </w:p>
        <w:p w14:paraId="4B780781" w14:textId="3EFF99A9" w:rsidR="00146E16" w:rsidRDefault="00146E16">
          <w:pPr>
            <w:pStyle w:val="TOC2"/>
            <w:tabs>
              <w:tab w:val="right" w:leader="dot" w:pos="9344"/>
            </w:tabs>
            <w:ind w:left="480" w:firstLine="480"/>
            <w:rPr>
              <w:rFonts w:asciiTheme="minorHAnsi" w:eastAsiaTheme="minorEastAsia" w:hAnsiTheme="minorHAnsi"/>
              <w:noProof/>
              <w:sz w:val="21"/>
            </w:rPr>
          </w:pPr>
          <w:hyperlink w:anchor="_Toc107515628" w:history="1">
            <w:r w:rsidRPr="0037033A">
              <w:rPr>
                <w:rStyle w:val="af5"/>
                <w:noProof/>
              </w:rPr>
              <w:t>3.2</w:t>
            </w:r>
            <w:r w:rsidRPr="0037033A">
              <w:rPr>
                <w:rStyle w:val="af5"/>
                <w:noProof/>
              </w:rPr>
              <w:t>基础信息管理</w:t>
            </w:r>
            <w:r>
              <w:rPr>
                <w:noProof/>
                <w:webHidden/>
              </w:rPr>
              <w:tab/>
            </w:r>
            <w:r>
              <w:rPr>
                <w:noProof/>
                <w:webHidden/>
              </w:rPr>
              <w:fldChar w:fldCharType="begin"/>
            </w:r>
            <w:r>
              <w:rPr>
                <w:noProof/>
                <w:webHidden/>
              </w:rPr>
              <w:instrText xml:space="preserve"> PAGEREF _Toc107515628 \h </w:instrText>
            </w:r>
            <w:r>
              <w:rPr>
                <w:noProof/>
                <w:webHidden/>
              </w:rPr>
            </w:r>
            <w:r>
              <w:rPr>
                <w:noProof/>
                <w:webHidden/>
              </w:rPr>
              <w:fldChar w:fldCharType="separate"/>
            </w:r>
            <w:r>
              <w:rPr>
                <w:noProof/>
                <w:webHidden/>
              </w:rPr>
              <w:t>11</w:t>
            </w:r>
            <w:r>
              <w:rPr>
                <w:noProof/>
                <w:webHidden/>
              </w:rPr>
              <w:fldChar w:fldCharType="end"/>
            </w:r>
          </w:hyperlink>
        </w:p>
        <w:p w14:paraId="56C4C5B1" w14:textId="163801A6" w:rsidR="00146E16" w:rsidRDefault="00146E16">
          <w:pPr>
            <w:pStyle w:val="TOC3"/>
            <w:tabs>
              <w:tab w:val="right" w:leader="dot" w:pos="9344"/>
            </w:tabs>
            <w:ind w:left="960" w:firstLine="480"/>
            <w:rPr>
              <w:rFonts w:asciiTheme="minorHAnsi" w:eastAsiaTheme="minorEastAsia" w:hAnsiTheme="minorHAnsi"/>
              <w:noProof/>
              <w:sz w:val="21"/>
            </w:rPr>
          </w:pPr>
          <w:hyperlink w:anchor="_Toc107515629" w:history="1">
            <w:r w:rsidRPr="0037033A">
              <w:rPr>
                <w:rStyle w:val="af5"/>
                <w:noProof/>
              </w:rPr>
              <w:t>3.2.1</w:t>
            </w:r>
            <w:r w:rsidRPr="0037033A">
              <w:rPr>
                <w:rStyle w:val="af5"/>
                <w:noProof/>
              </w:rPr>
              <w:t>人员信息管理</w:t>
            </w:r>
            <w:r>
              <w:rPr>
                <w:noProof/>
                <w:webHidden/>
              </w:rPr>
              <w:tab/>
            </w:r>
            <w:r>
              <w:rPr>
                <w:noProof/>
                <w:webHidden/>
              </w:rPr>
              <w:fldChar w:fldCharType="begin"/>
            </w:r>
            <w:r>
              <w:rPr>
                <w:noProof/>
                <w:webHidden/>
              </w:rPr>
              <w:instrText xml:space="preserve"> PAGEREF _Toc107515629 \h </w:instrText>
            </w:r>
            <w:r>
              <w:rPr>
                <w:noProof/>
                <w:webHidden/>
              </w:rPr>
            </w:r>
            <w:r>
              <w:rPr>
                <w:noProof/>
                <w:webHidden/>
              </w:rPr>
              <w:fldChar w:fldCharType="separate"/>
            </w:r>
            <w:r>
              <w:rPr>
                <w:noProof/>
                <w:webHidden/>
              </w:rPr>
              <w:t>11</w:t>
            </w:r>
            <w:r>
              <w:rPr>
                <w:noProof/>
                <w:webHidden/>
              </w:rPr>
              <w:fldChar w:fldCharType="end"/>
            </w:r>
          </w:hyperlink>
        </w:p>
        <w:p w14:paraId="55E0EB5F" w14:textId="492C2222" w:rsidR="00146E16" w:rsidRDefault="00146E16">
          <w:pPr>
            <w:pStyle w:val="TOC3"/>
            <w:tabs>
              <w:tab w:val="right" w:leader="dot" w:pos="9344"/>
            </w:tabs>
            <w:ind w:left="960" w:firstLine="480"/>
            <w:rPr>
              <w:rFonts w:asciiTheme="minorHAnsi" w:eastAsiaTheme="minorEastAsia" w:hAnsiTheme="minorHAnsi"/>
              <w:noProof/>
              <w:sz w:val="21"/>
            </w:rPr>
          </w:pPr>
          <w:hyperlink w:anchor="_Toc107515630" w:history="1">
            <w:r w:rsidRPr="0037033A">
              <w:rPr>
                <w:rStyle w:val="af5"/>
                <w:noProof/>
              </w:rPr>
              <w:t>3.2.2</w:t>
            </w:r>
            <w:r w:rsidRPr="0037033A">
              <w:rPr>
                <w:rStyle w:val="af5"/>
                <w:noProof/>
              </w:rPr>
              <w:t>公司信息管理</w:t>
            </w:r>
            <w:r>
              <w:rPr>
                <w:noProof/>
                <w:webHidden/>
              </w:rPr>
              <w:tab/>
            </w:r>
            <w:r>
              <w:rPr>
                <w:noProof/>
                <w:webHidden/>
              </w:rPr>
              <w:fldChar w:fldCharType="begin"/>
            </w:r>
            <w:r>
              <w:rPr>
                <w:noProof/>
                <w:webHidden/>
              </w:rPr>
              <w:instrText xml:space="preserve"> PAGEREF _Toc107515630 \h </w:instrText>
            </w:r>
            <w:r>
              <w:rPr>
                <w:noProof/>
                <w:webHidden/>
              </w:rPr>
            </w:r>
            <w:r>
              <w:rPr>
                <w:noProof/>
                <w:webHidden/>
              </w:rPr>
              <w:fldChar w:fldCharType="separate"/>
            </w:r>
            <w:r>
              <w:rPr>
                <w:noProof/>
                <w:webHidden/>
              </w:rPr>
              <w:t>12</w:t>
            </w:r>
            <w:r>
              <w:rPr>
                <w:noProof/>
                <w:webHidden/>
              </w:rPr>
              <w:fldChar w:fldCharType="end"/>
            </w:r>
          </w:hyperlink>
        </w:p>
        <w:p w14:paraId="30B26DB6" w14:textId="1721DC89" w:rsidR="00146E16" w:rsidRDefault="00146E16">
          <w:pPr>
            <w:pStyle w:val="TOC3"/>
            <w:tabs>
              <w:tab w:val="right" w:leader="dot" w:pos="9344"/>
            </w:tabs>
            <w:ind w:left="960" w:firstLine="480"/>
            <w:rPr>
              <w:rFonts w:asciiTheme="minorHAnsi" w:eastAsiaTheme="minorEastAsia" w:hAnsiTheme="minorHAnsi"/>
              <w:noProof/>
              <w:sz w:val="21"/>
            </w:rPr>
          </w:pPr>
          <w:hyperlink w:anchor="_Toc107515631" w:history="1">
            <w:r w:rsidRPr="0037033A">
              <w:rPr>
                <w:rStyle w:val="af5"/>
                <w:noProof/>
              </w:rPr>
              <w:t>3.2.3</w:t>
            </w:r>
            <w:r w:rsidRPr="0037033A">
              <w:rPr>
                <w:rStyle w:val="af5"/>
                <w:noProof/>
              </w:rPr>
              <w:t>货物信息管理</w:t>
            </w:r>
            <w:r>
              <w:rPr>
                <w:noProof/>
                <w:webHidden/>
              </w:rPr>
              <w:tab/>
            </w:r>
            <w:r>
              <w:rPr>
                <w:noProof/>
                <w:webHidden/>
              </w:rPr>
              <w:fldChar w:fldCharType="begin"/>
            </w:r>
            <w:r>
              <w:rPr>
                <w:noProof/>
                <w:webHidden/>
              </w:rPr>
              <w:instrText xml:space="preserve"> PAGEREF _Toc107515631 \h </w:instrText>
            </w:r>
            <w:r>
              <w:rPr>
                <w:noProof/>
                <w:webHidden/>
              </w:rPr>
            </w:r>
            <w:r>
              <w:rPr>
                <w:noProof/>
                <w:webHidden/>
              </w:rPr>
              <w:fldChar w:fldCharType="separate"/>
            </w:r>
            <w:r>
              <w:rPr>
                <w:noProof/>
                <w:webHidden/>
              </w:rPr>
              <w:t>13</w:t>
            </w:r>
            <w:r>
              <w:rPr>
                <w:noProof/>
                <w:webHidden/>
              </w:rPr>
              <w:fldChar w:fldCharType="end"/>
            </w:r>
          </w:hyperlink>
        </w:p>
        <w:p w14:paraId="48279C8F" w14:textId="65E71456" w:rsidR="00146E16" w:rsidRDefault="00146E16">
          <w:pPr>
            <w:pStyle w:val="TOC3"/>
            <w:tabs>
              <w:tab w:val="right" w:leader="dot" w:pos="9344"/>
            </w:tabs>
            <w:ind w:left="960" w:firstLine="480"/>
            <w:rPr>
              <w:rFonts w:asciiTheme="minorHAnsi" w:eastAsiaTheme="minorEastAsia" w:hAnsiTheme="minorHAnsi"/>
              <w:noProof/>
              <w:sz w:val="21"/>
            </w:rPr>
          </w:pPr>
          <w:hyperlink w:anchor="_Toc107515632" w:history="1">
            <w:r w:rsidRPr="0037033A">
              <w:rPr>
                <w:rStyle w:val="af5"/>
                <w:noProof/>
              </w:rPr>
              <w:t>3.2.4</w:t>
            </w:r>
            <w:r w:rsidRPr="0037033A">
              <w:rPr>
                <w:rStyle w:val="af5"/>
                <w:noProof/>
              </w:rPr>
              <w:t>仓库管理</w:t>
            </w:r>
            <w:r>
              <w:rPr>
                <w:noProof/>
                <w:webHidden/>
              </w:rPr>
              <w:tab/>
            </w:r>
            <w:r>
              <w:rPr>
                <w:noProof/>
                <w:webHidden/>
              </w:rPr>
              <w:fldChar w:fldCharType="begin"/>
            </w:r>
            <w:r>
              <w:rPr>
                <w:noProof/>
                <w:webHidden/>
              </w:rPr>
              <w:instrText xml:space="preserve"> PAGEREF _Toc107515632 \h </w:instrText>
            </w:r>
            <w:r>
              <w:rPr>
                <w:noProof/>
                <w:webHidden/>
              </w:rPr>
            </w:r>
            <w:r>
              <w:rPr>
                <w:noProof/>
                <w:webHidden/>
              </w:rPr>
              <w:fldChar w:fldCharType="separate"/>
            </w:r>
            <w:r>
              <w:rPr>
                <w:noProof/>
                <w:webHidden/>
              </w:rPr>
              <w:t>14</w:t>
            </w:r>
            <w:r>
              <w:rPr>
                <w:noProof/>
                <w:webHidden/>
              </w:rPr>
              <w:fldChar w:fldCharType="end"/>
            </w:r>
          </w:hyperlink>
        </w:p>
        <w:p w14:paraId="32ADF1B1" w14:textId="38DD4B0D" w:rsidR="00146E16" w:rsidRDefault="00146E16">
          <w:pPr>
            <w:pStyle w:val="TOC2"/>
            <w:tabs>
              <w:tab w:val="right" w:leader="dot" w:pos="9344"/>
            </w:tabs>
            <w:ind w:left="480" w:firstLine="480"/>
            <w:rPr>
              <w:rFonts w:asciiTheme="minorHAnsi" w:eastAsiaTheme="minorEastAsia" w:hAnsiTheme="minorHAnsi"/>
              <w:noProof/>
              <w:sz w:val="21"/>
            </w:rPr>
          </w:pPr>
          <w:hyperlink w:anchor="_Toc107515633" w:history="1">
            <w:r w:rsidRPr="0037033A">
              <w:rPr>
                <w:rStyle w:val="af5"/>
                <w:noProof/>
              </w:rPr>
              <w:t>3.3</w:t>
            </w:r>
            <w:r w:rsidRPr="0037033A">
              <w:rPr>
                <w:rStyle w:val="af5"/>
                <w:noProof/>
              </w:rPr>
              <w:t>订单信息管理</w:t>
            </w:r>
            <w:r>
              <w:rPr>
                <w:noProof/>
                <w:webHidden/>
              </w:rPr>
              <w:tab/>
            </w:r>
            <w:r>
              <w:rPr>
                <w:noProof/>
                <w:webHidden/>
              </w:rPr>
              <w:fldChar w:fldCharType="begin"/>
            </w:r>
            <w:r>
              <w:rPr>
                <w:noProof/>
                <w:webHidden/>
              </w:rPr>
              <w:instrText xml:space="preserve"> PAGEREF _Toc107515633 \h </w:instrText>
            </w:r>
            <w:r>
              <w:rPr>
                <w:noProof/>
                <w:webHidden/>
              </w:rPr>
            </w:r>
            <w:r>
              <w:rPr>
                <w:noProof/>
                <w:webHidden/>
              </w:rPr>
              <w:fldChar w:fldCharType="separate"/>
            </w:r>
            <w:r>
              <w:rPr>
                <w:noProof/>
                <w:webHidden/>
              </w:rPr>
              <w:t>16</w:t>
            </w:r>
            <w:r>
              <w:rPr>
                <w:noProof/>
                <w:webHidden/>
              </w:rPr>
              <w:fldChar w:fldCharType="end"/>
            </w:r>
          </w:hyperlink>
        </w:p>
        <w:p w14:paraId="561DE1AD" w14:textId="24474925" w:rsidR="00146E16" w:rsidRDefault="00146E16">
          <w:pPr>
            <w:pStyle w:val="TOC2"/>
            <w:tabs>
              <w:tab w:val="right" w:leader="dot" w:pos="9344"/>
            </w:tabs>
            <w:ind w:left="480" w:firstLine="480"/>
            <w:rPr>
              <w:rFonts w:asciiTheme="minorHAnsi" w:eastAsiaTheme="minorEastAsia" w:hAnsiTheme="minorHAnsi"/>
              <w:noProof/>
              <w:sz w:val="21"/>
            </w:rPr>
          </w:pPr>
          <w:hyperlink w:anchor="_Toc107515634" w:history="1">
            <w:r w:rsidRPr="0037033A">
              <w:rPr>
                <w:rStyle w:val="af5"/>
                <w:noProof/>
              </w:rPr>
              <w:t>3.4</w:t>
            </w:r>
            <w:r w:rsidRPr="0037033A">
              <w:rPr>
                <w:rStyle w:val="af5"/>
                <w:noProof/>
              </w:rPr>
              <w:t>配送信息管理</w:t>
            </w:r>
            <w:r>
              <w:rPr>
                <w:noProof/>
                <w:webHidden/>
              </w:rPr>
              <w:tab/>
            </w:r>
            <w:r>
              <w:rPr>
                <w:noProof/>
                <w:webHidden/>
              </w:rPr>
              <w:fldChar w:fldCharType="begin"/>
            </w:r>
            <w:r>
              <w:rPr>
                <w:noProof/>
                <w:webHidden/>
              </w:rPr>
              <w:instrText xml:space="preserve"> PAGEREF _Toc107515634 \h </w:instrText>
            </w:r>
            <w:r>
              <w:rPr>
                <w:noProof/>
                <w:webHidden/>
              </w:rPr>
            </w:r>
            <w:r>
              <w:rPr>
                <w:noProof/>
                <w:webHidden/>
              </w:rPr>
              <w:fldChar w:fldCharType="separate"/>
            </w:r>
            <w:r>
              <w:rPr>
                <w:noProof/>
                <w:webHidden/>
              </w:rPr>
              <w:t>17</w:t>
            </w:r>
            <w:r>
              <w:rPr>
                <w:noProof/>
                <w:webHidden/>
              </w:rPr>
              <w:fldChar w:fldCharType="end"/>
            </w:r>
          </w:hyperlink>
        </w:p>
        <w:p w14:paraId="53678389" w14:textId="6F43EF34" w:rsidR="00146E16" w:rsidRDefault="00146E16">
          <w:pPr>
            <w:pStyle w:val="TOC2"/>
            <w:tabs>
              <w:tab w:val="right" w:leader="dot" w:pos="9344"/>
            </w:tabs>
            <w:ind w:left="480" w:firstLine="480"/>
            <w:rPr>
              <w:rFonts w:asciiTheme="minorHAnsi" w:eastAsiaTheme="minorEastAsia" w:hAnsiTheme="minorHAnsi"/>
              <w:noProof/>
              <w:sz w:val="21"/>
            </w:rPr>
          </w:pPr>
          <w:hyperlink w:anchor="_Toc107515635" w:history="1">
            <w:r w:rsidRPr="0037033A">
              <w:rPr>
                <w:rStyle w:val="af5"/>
                <w:noProof/>
              </w:rPr>
              <w:t>3.5</w:t>
            </w:r>
            <w:r w:rsidRPr="0037033A">
              <w:rPr>
                <w:rStyle w:val="af5"/>
                <w:noProof/>
              </w:rPr>
              <w:t>运输信息管理</w:t>
            </w:r>
            <w:r>
              <w:rPr>
                <w:noProof/>
                <w:webHidden/>
              </w:rPr>
              <w:tab/>
            </w:r>
            <w:r>
              <w:rPr>
                <w:noProof/>
                <w:webHidden/>
              </w:rPr>
              <w:fldChar w:fldCharType="begin"/>
            </w:r>
            <w:r>
              <w:rPr>
                <w:noProof/>
                <w:webHidden/>
              </w:rPr>
              <w:instrText xml:space="preserve"> PAGEREF _Toc107515635 \h </w:instrText>
            </w:r>
            <w:r>
              <w:rPr>
                <w:noProof/>
                <w:webHidden/>
              </w:rPr>
            </w:r>
            <w:r>
              <w:rPr>
                <w:noProof/>
                <w:webHidden/>
              </w:rPr>
              <w:fldChar w:fldCharType="separate"/>
            </w:r>
            <w:r>
              <w:rPr>
                <w:noProof/>
                <w:webHidden/>
              </w:rPr>
              <w:t>18</w:t>
            </w:r>
            <w:r>
              <w:rPr>
                <w:noProof/>
                <w:webHidden/>
              </w:rPr>
              <w:fldChar w:fldCharType="end"/>
            </w:r>
          </w:hyperlink>
        </w:p>
        <w:p w14:paraId="452E08DE" w14:textId="0854644B" w:rsidR="00146E16" w:rsidRDefault="00146E16">
          <w:pPr>
            <w:pStyle w:val="TOC3"/>
            <w:tabs>
              <w:tab w:val="right" w:leader="dot" w:pos="9344"/>
            </w:tabs>
            <w:ind w:left="960" w:firstLine="480"/>
            <w:rPr>
              <w:rFonts w:asciiTheme="minorHAnsi" w:eastAsiaTheme="minorEastAsia" w:hAnsiTheme="minorHAnsi"/>
              <w:noProof/>
              <w:sz w:val="21"/>
            </w:rPr>
          </w:pPr>
          <w:hyperlink w:anchor="_Toc107515636" w:history="1">
            <w:r w:rsidRPr="0037033A">
              <w:rPr>
                <w:rStyle w:val="af5"/>
                <w:noProof/>
              </w:rPr>
              <w:t>3.5.1</w:t>
            </w:r>
            <w:r w:rsidRPr="0037033A">
              <w:rPr>
                <w:rStyle w:val="af5"/>
                <w:noProof/>
              </w:rPr>
              <w:t>车辆信息管理</w:t>
            </w:r>
            <w:r>
              <w:rPr>
                <w:noProof/>
                <w:webHidden/>
              </w:rPr>
              <w:tab/>
            </w:r>
            <w:r>
              <w:rPr>
                <w:noProof/>
                <w:webHidden/>
              </w:rPr>
              <w:fldChar w:fldCharType="begin"/>
            </w:r>
            <w:r>
              <w:rPr>
                <w:noProof/>
                <w:webHidden/>
              </w:rPr>
              <w:instrText xml:space="preserve"> PAGEREF _Toc107515636 \h </w:instrText>
            </w:r>
            <w:r>
              <w:rPr>
                <w:noProof/>
                <w:webHidden/>
              </w:rPr>
            </w:r>
            <w:r>
              <w:rPr>
                <w:noProof/>
                <w:webHidden/>
              </w:rPr>
              <w:fldChar w:fldCharType="separate"/>
            </w:r>
            <w:r>
              <w:rPr>
                <w:noProof/>
                <w:webHidden/>
              </w:rPr>
              <w:t>18</w:t>
            </w:r>
            <w:r>
              <w:rPr>
                <w:noProof/>
                <w:webHidden/>
              </w:rPr>
              <w:fldChar w:fldCharType="end"/>
            </w:r>
          </w:hyperlink>
        </w:p>
        <w:p w14:paraId="12170E48" w14:textId="3C5ED5CB" w:rsidR="00146E16" w:rsidRDefault="00146E16">
          <w:pPr>
            <w:pStyle w:val="TOC3"/>
            <w:tabs>
              <w:tab w:val="right" w:leader="dot" w:pos="9344"/>
            </w:tabs>
            <w:ind w:left="960" w:firstLine="480"/>
            <w:rPr>
              <w:rFonts w:asciiTheme="minorHAnsi" w:eastAsiaTheme="minorEastAsia" w:hAnsiTheme="minorHAnsi"/>
              <w:noProof/>
              <w:sz w:val="21"/>
            </w:rPr>
          </w:pPr>
          <w:hyperlink w:anchor="_Toc107515637" w:history="1">
            <w:r w:rsidRPr="0037033A">
              <w:rPr>
                <w:rStyle w:val="af5"/>
                <w:noProof/>
              </w:rPr>
              <w:t>3.5.2</w:t>
            </w:r>
            <w:r w:rsidRPr="0037033A">
              <w:rPr>
                <w:rStyle w:val="af5"/>
                <w:noProof/>
              </w:rPr>
              <w:t>驾驶员信息管理</w:t>
            </w:r>
            <w:r>
              <w:rPr>
                <w:noProof/>
                <w:webHidden/>
              </w:rPr>
              <w:tab/>
            </w:r>
            <w:r>
              <w:rPr>
                <w:noProof/>
                <w:webHidden/>
              </w:rPr>
              <w:fldChar w:fldCharType="begin"/>
            </w:r>
            <w:r>
              <w:rPr>
                <w:noProof/>
                <w:webHidden/>
              </w:rPr>
              <w:instrText xml:space="preserve"> PAGEREF _Toc107515637 \h </w:instrText>
            </w:r>
            <w:r>
              <w:rPr>
                <w:noProof/>
                <w:webHidden/>
              </w:rPr>
            </w:r>
            <w:r>
              <w:rPr>
                <w:noProof/>
                <w:webHidden/>
              </w:rPr>
              <w:fldChar w:fldCharType="separate"/>
            </w:r>
            <w:r>
              <w:rPr>
                <w:noProof/>
                <w:webHidden/>
              </w:rPr>
              <w:t>19</w:t>
            </w:r>
            <w:r>
              <w:rPr>
                <w:noProof/>
                <w:webHidden/>
              </w:rPr>
              <w:fldChar w:fldCharType="end"/>
            </w:r>
          </w:hyperlink>
        </w:p>
        <w:p w14:paraId="198BADA3" w14:textId="15FB83AF" w:rsidR="00146E16" w:rsidRDefault="00146E16">
          <w:pPr>
            <w:pStyle w:val="TOC2"/>
            <w:tabs>
              <w:tab w:val="right" w:leader="dot" w:pos="9344"/>
            </w:tabs>
            <w:ind w:left="480" w:firstLine="480"/>
            <w:rPr>
              <w:rFonts w:asciiTheme="minorHAnsi" w:eastAsiaTheme="minorEastAsia" w:hAnsiTheme="minorHAnsi"/>
              <w:noProof/>
              <w:sz w:val="21"/>
            </w:rPr>
          </w:pPr>
          <w:hyperlink w:anchor="_Toc107515638" w:history="1">
            <w:r w:rsidRPr="0037033A">
              <w:rPr>
                <w:rStyle w:val="af5"/>
                <w:noProof/>
              </w:rPr>
              <w:t>3.6</w:t>
            </w:r>
            <w:r w:rsidRPr="0037033A">
              <w:rPr>
                <w:rStyle w:val="af5"/>
                <w:noProof/>
              </w:rPr>
              <w:t>数据分析管理</w:t>
            </w:r>
            <w:r>
              <w:rPr>
                <w:noProof/>
                <w:webHidden/>
              </w:rPr>
              <w:tab/>
            </w:r>
            <w:r>
              <w:rPr>
                <w:noProof/>
                <w:webHidden/>
              </w:rPr>
              <w:fldChar w:fldCharType="begin"/>
            </w:r>
            <w:r>
              <w:rPr>
                <w:noProof/>
                <w:webHidden/>
              </w:rPr>
              <w:instrText xml:space="preserve"> PAGEREF _Toc107515638 \h </w:instrText>
            </w:r>
            <w:r>
              <w:rPr>
                <w:noProof/>
                <w:webHidden/>
              </w:rPr>
            </w:r>
            <w:r>
              <w:rPr>
                <w:noProof/>
                <w:webHidden/>
              </w:rPr>
              <w:fldChar w:fldCharType="separate"/>
            </w:r>
            <w:r>
              <w:rPr>
                <w:noProof/>
                <w:webHidden/>
              </w:rPr>
              <w:t>20</w:t>
            </w:r>
            <w:r>
              <w:rPr>
                <w:noProof/>
                <w:webHidden/>
              </w:rPr>
              <w:fldChar w:fldCharType="end"/>
            </w:r>
          </w:hyperlink>
        </w:p>
        <w:p w14:paraId="1E90F2A6" w14:textId="23DAE322" w:rsidR="00146E16" w:rsidRDefault="00146E16">
          <w:pPr>
            <w:pStyle w:val="TOC2"/>
            <w:tabs>
              <w:tab w:val="left" w:pos="1680"/>
              <w:tab w:val="right" w:leader="dot" w:pos="9344"/>
            </w:tabs>
            <w:ind w:left="480" w:firstLine="480"/>
            <w:rPr>
              <w:rFonts w:asciiTheme="minorHAnsi" w:eastAsiaTheme="minorEastAsia" w:hAnsiTheme="minorHAnsi"/>
              <w:noProof/>
              <w:sz w:val="21"/>
            </w:rPr>
          </w:pPr>
          <w:hyperlink w:anchor="_Toc107515639" w:history="1">
            <w:r w:rsidRPr="0037033A">
              <w:rPr>
                <w:rStyle w:val="af5"/>
                <w:noProof/>
              </w:rPr>
              <w:t>3.7</w:t>
            </w:r>
            <w:r>
              <w:rPr>
                <w:rFonts w:asciiTheme="minorHAnsi" w:eastAsiaTheme="minorEastAsia" w:hAnsiTheme="minorHAnsi"/>
                <w:noProof/>
                <w:sz w:val="21"/>
              </w:rPr>
              <w:tab/>
            </w:r>
            <w:r w:rsidRPr="0037033A">
              <w:rPr>
                <w:rStyle w:val="af5"/>
                <w:noProof/>
              </w:rPr>
              <w:t>二期开发</w:t>
            </w:r>
            <w:r>
              <w:rPr>
                <w:noProof/>
                <w:webHidden/>
              </w:rPr>
              <w:tab/>
            </w:r>
            <w:r>
              <w:rPr>
                <w:noProof/>
                <w:webHidden/>
              </w:rPr>
              <w:fldChar w:fldCharType="begin"/>
            </w:r>
            <w:r>
              <w:rPr>
                <w:noProof/>
                <w:webHidden/>
              </w:rPr>
              <w:instrText xml:space="preserve"> PAGEREF _Toc107515639 \h </w:instrText>
            </w:r>
            <w:r>
              <w:rPr>
                <w:noProof/>
                <w:webHidden/>
              </w:rPr>
            </w:r>
            <w:r>
              <w:rPr>
                <w:noProof/>
                <w:webHidden/>
              </w:rPr>
              <w:fldChar w:fldCharType="separate"/>
            </w:r>
            <w:r>
              <w:rPr>
                <w:noProof/>
                <w:webHidden/>
              </w:rPr>
              <w:t>20</w:t>
            </w:r>
            <w:r>
              <w:rPr>
                <w:noProof/>
                <w:webHidden/>
              </w:rPr>
              <w:fldChar w:fldCharType="end"/>
            </w:r>
          </w:hyperlink>
        </w:p>
        <w:p w14:paraId="39B99921" w14:textId="4546BD55" w:rsidR="00146E16" w:rsidRDefault="00146E16">
          <w:pPr>
            <w:pStyle w:val="TOC3"/>
            <w:tabs>
              <w:tab w:val="right" w:leader="dot" w:pos="9344"/>
            </w:tabs>
            <w:ind w:left="960" w:firstLine="480"/>
            <w:rPr>
              <w:rFonts w:asciiTheme="minorHAnsi" w:eastAsiaTheme="minorEastAsia" w:hAnsiTheme="minorHAnsi"/>
              <w:noProof/>
              <w:sz w:val="21"/>
            </w:rPr>
          </w:pPr>
          <w:hyperlink w:anchor="_Toc107515640" w:history="1">
            <w:r w:rsidRPr="0037033A">
              <w:rPr>
                <w:rStyle w:val="af5"/>
                <w:noProof/>
              </w:rPr>
              <w:t xml:space="preserve">3.7.1 </w:t>
            </w:r>
            <w:r w:rsidRPr="0037033A">
              <w:rPr>
                <w:rStyle w:val="af5"/>
                <w:noProof/>
              </w:rPr>
              <w:t>实现企业的收费管理</w:t>
            </w:r>
            <w:r>
              <w:rPr>
                <w:noProof/>
                <w:webHidden/>
              </w:rPr>
              <w:tab/>
            </w:r>
            <w:r>
              <w:rPr>
                <w:noProof/>
                <w:webHidden/>
              </w:rPr>
              <w:fldChar w:fldCharType="begin"/>
            </w:r>
            <w:r>
              <w:rPr>
                <w:noProof/>
                <w:webHidden/>
              </w:rPr>
              <w:instrText xml:space="preserve"> PAGEREF _Toc107515640 \h </w:instrText>
            </w:r>
            <w:r>
              <w:rPr>
                <w:noProof/>
                <w:webHidden/>
              </w:rPr>
            </w:r>
            <w:r>
              <w:rPr>
                <w:noProof/>
                <w:webHidden/>
              </w:rPr>
              <w:fldChar w:fldCharType="separate"/>
            </w:r>
            <w:r>
              <w:rPr>
                <w:noProof/>
                <w:webHidden/>
              </w:rPr>
              <w:t>20</w:t>
            </w:r>
            <w:r>
              <w:rPr>
                <w:noProof/>
                <w:webHidden/>
              </w:rPr>
              <w:fldChar w:fldCharType="end"/>
            </w:r>
          </w:hyperlink>
        </w:p>
        <w:p w14:paraId="20346420" w14:textId="705FA039" w:rsidR="00146E16" w:rsidRDefault="00146E16">
          <w:pPr>
            <w:pStyle w:val="TOC1"/>
            <w:tabs>
              <w:tab w:val="left" w:pos="1050"/>
            </w:tabs>
            <w:rPr>
              <w:rFonts w:asciiTheme="minorHAnsi" w:eastAsiaTheme="minorEastAsia" w:hAnsiTheme="minorHAnsi"/>
              <w:noProof/>
              <w:sz w:val="21"/>
            </w:rPr>
          </w:pPr>
          <w:hyperlink w:anchor="_Toc107515641" w:history="1">
            <w:r w:rsidRPr="0037033A">
              <w:rPr>
                <w:rStyle w:val="af5"/>
                <w:noProof/>
              </w:rPr>
              <w:t>4.</w:t>
            </w:r>
            <w:r>
              <w:rPr>
                <w:rFonts w:asciiTheme="minorHAnsi" w:eastAsiaTheme="minorEastAsia" w:hAnsiTheme="minorHAnsi"/>
                <w:noProof/>
                <w:sz w:val="21"/>
              </w:rPr>
              <w:tab/>
            </w:r>
            <w:r w:rsidRPr="0037033A">
              <w:rPr>
                <w:rStyle w:val="af5"/>
                <w:noProof/>
              </w:rPr>
              <w:t>性能</w:t>
            </w:r>
            <w:r>
              <w:rPr>
                <w:noProof/>
                <w:webHidden/>
              </w:rPr>
              <w:tab/>
            </w:r>
            <w:r>
              <w:rPr>
                <w:noProof/>
                <w:webHidden/>
              </w:rPr>
              <w:fldChar w:fldCharType="begin"/>
            </w:r>
            <w:r>
              <w:rPr>
                <w:noProof/>
                <w:webHidden/>
              </w:rPr>
              <w:instrText xml:space="preserve"> PAGEREF _Toc107515641 \h </w:instrText>
            </w:r>
            <w:r>
              <w:rPr>
                <w:noProof/>
                <w:webHidden/>
              </w:rPr>
            </w:r>
            <w:r>
              <w:rPr>
                <w:noProof/>
                <w:webHidden/>
              </w:rPr>
              <w:fldChar w:fldCharType="separate"/>
            </w:r>
            <w:r>
              <w:rPr>
                <w:noProof/>
                <w:webHidden/>
              </w:rPr>
              <w:t>20</w:t>
            </w:r>
            <w:r>
              <w:rPr>
                <w:noProof/>
                <w:webHidden/>
              </w:rPr>
              <w:fldChar w:fldCharType="end"/>
            </w:r>
          </w:hyperlink>
        </w:p>
        <w:p w14:paraId="14F1F100" w14:textId="4994A824" w:rsidR="00146E16" w:rsidRDefault="00146E16">
          <w:pPr>
            <w:pStyle w:val="TOC1"/>
            <w:tabs>
              <w:tab w:val="left" w:pos="1050"/>
            </w:tabs>
            <w:rPr>
              <w:rFonts w:asciiTheme="minorHAnsi" w:eastAsiaTheme="minorEastAsia" w:hAnsiTheme="minorHAnsi"/>
              <w:noProof/>
              <w:sz w:val="21"/>
            </w:rPr>
          </w:pPr>
          <w:hyperlink w:anchor="_Toc107515642" w:history="1">
            <w:r w:rsidRPr="0037033A">
              <w:rPr>
                <w:rStyle w:val="af5"/>
                <w:noProof/>
              </w:rPr>
              <w:t>5.</w:t>
            </w:r>
            <w:r>
              <w:rPr>
                <w:rFonts w:asciiTheme="minorHAnsi" w:eastAsiaTheme="minorEastAsia" w:hAnsiTheme="minorHAnsi"/>
                <w:noProof/>
                <w:sz w:val="21"/>
              </w:rPr>
              <w:tab/>
            </w:r>
            <w:r w:rsidRPr="0037033A">
              <w:rPr>
                <w:rStyle w:val="af5"/>
                <w:noProof/>
              </w:rPr>
              <w:t>接口</w:t>
            </w:r>
            <w:r>
              <w:rPr>
                <w:noProof/>
                <w:webHidden/>
              </w:rPr>
              <w:tab/>
            </w:r>
            <w:r>
              <w:rPr>
                <w:noProof/>
                <w:webHidden/>
              </w:rPr>
              <w:fldChar w:fldCharType="begin"/>
            </w:r>
            <w:r>
              <w:rPr>
                <w:noProof/>
                <w:webHidden/>
              </w:rPr>
              <w:instrText xml:space="preserve"> PAGEREF _Toc107515642 \h </w:instrText>
            </w:r>
            <w:r>
              <w:rPr>
                <w:noProof/>
                <w:webHidden/>
              </w:rPr>
            </w:r>
            <w:r>
              <w:rPr>
                <w:noProof/>
                <w:webHidden/>
              </w:rPr>
              <w:fldChar w:fldCharType="separate"/>
            </w:r>
            <w:r>
              <w:rPr>
                <w:noProof/>
                <w:webHidden/>
              </w:rPr>
              <w:t>20</w:t>
            </w:r>
            <w:r>
              <w:rPr>
                <w:noProof/>
                <w:webHidden/>
              </w:rPr>
              <w:fldChar w:fldCharType="end"/>
            </w:r>
          </w:hyperlink>
        </w:p>
        <w:p w14:paraId="20B74A85" w14:textId="769D0B15" w:rsidR="00146E16" w:rsidRDefault="00146E16">
          <w:pPr>
            <w:pStyle w:val="TOC2"/>
            <w:tabs>
              <w:tab w:val="left" w:pos="1680"/>
              <w:tab w:val="right" w:leader="dot" w:pos="9344"/>
            </w:tabs>
            <w:ind w:left="480" w:firstLine="480"/>
            <w:rPr>
              <w:rFonts w:asciiTheme="minorHAnsi" w:eastAsiaTheme="minorEastAsia" w:hAnsiTheme="minorHAnsi"/>
              <w:noProof/>
              <w:sz w:val="21"/>
            </w:rPr>
          </w:pPr>
          <w:hyperlink w:anchor="_Toc107515643" w:history="1">
            <w:r w:rsidRPr="0037033A">
              <w:rPr>
                <w:rStyle w:val="af5"/>
                <w:noProof/>
              </w:rPr>
              <w:t>5.1</w:t>
            </w:r>
            <w:r>
              <w:rPr>
                <w:rFonts w:asciiTheme="minorHAnsi" w:eastAsiaTheme="minorEastAsia" w:hAnsiTheme="minorHAnsi"/>
                <w:noProof/>
                <w:sz w:val="21"/>
              </w:rPr>
              <w:tab/>
            </w:r>
            <w:r w:rsidRPr="0037033A">
              <w:rPr>
                <w:rStyle w:val="af5"/>
                <w:noProof/>
              </w:rPr>
              <w:t>软件接口</w:t>
            </w:r>
            <w:r>
              <w:rPr>
                <w:noProof/>
                <w:webHidden/>
              </w:rPr>
              <w:tab/>
            </w:r>
            <w:r>
              <w:rPr>
                <w:noProof/>
                <w:webHidden/>
              </w:rPr>
              <w:fldChar w:fldCharType="begin"/>
            </w:r>
            <w:r>
              <w:rPr>
                <w:noProof/>
                <w:webHidden/>
              </w:rPr>
              <w:instrText xml:space="preserve"> PAGEREF _Toc107515643 \h </w:instrText>
            </w:r>
            <w:r>
              <w:rPr>
                <w:noProof/>
                <w:webHidden/>
              </w:rPr>
            </w:r>
            <w:r>
              <w:rPr>
                <w:noProof/>
                <w:webHidden/>
              </w:rPr>
              <w:fldChar w:fldCharType="separate"/>
            </w:r>
            <w:r>
              <w:rPr>
                <w:noProof/>
                <w:webHidden/>
              </w:rPr>
              <w:t>20</w:t>
            </w:r>
            <w:r>
              <w:rPr>
                <w:noProof/>
                <w:webHidden/>
              </w:rPr>
              <w:fldChar w:fldCharType="end"/>
            </w:r>
          </w:hyperlink>
        </w:p>
        <w:p w14:paraId="02394712" w14:textId="32B288AA" w:rsidR="00C5535E" w:rsidRDefault="007C374B" w:rsidP="007C374B">
          <w:pPr>
            <w:ind w:firstLine="482"/>
            <w:sectPr w:rsidR="00C5535E" w:rsidSect="007C374B">
              <w:headerReference w:type="even" r:id="rId9"/>
              <w:headerReference w:type="default" r:id="rId10"/>
              <w:footerReference w:type="even" r:id="rId11"/>
              <w:footerReference w:type="default" r:id="rId12"/>
              <w:headerReference w:type="first" r:id="rId13"/>
              <w:footerReference w:type="first" r:id="rId14"/>
              <w:pgSz w:w="11906" w:h="16838" w:code="9"/>
              <w:pgMar w:top="1418" w:right="1134" w:bottom="1418" w:left="1418" w:header="851" w:footer="680" w:gutter="0"/>
              <w:pgNumType w:start="1"/>
              <w:cols w:space="425"/>
              <w:titlePg/>
              <w:docGrid w:type="lines" w:linePitch="326"/>
            </w:sectPr>
          </w:pPr>
          <w:r>
            <w:rPr>
              <w:b/>
              <w:bCs/>
              <w:lang w:val="zh-CN"/>
            </w:rPr>
            <w:fldChar w:fldCharType="end"/>
          </w:r>
        </w:p>
      </w:sdtContent>
    </w:sdt>
    <w:p w14:paraId="72E52103" w14:textId="531018F7" w:rsidR="00CB486A" w:rsidRDefault="00CB486A" w:rsidP="00402011">
      <w:pPr>
        <w:pStyle w:val="1"/>
        <w:spacing w:before="163"/>
      </w:pPr>
      <w:bookmarkStart w:id="14" w:name="_Toc107515610"/>
      <w:r>
        <w:rPr>
          <w:rFonts w:hint="eastAsia"/>
        </w:rPr>
        <w:lastRenderedPageBreak/>
        <w:t>1</w:t>
      </w:r>
      <w:r>
        <w:rPr>
          <w:rFonts w:hint="eastAsia"/>
        </w:rPr>
        <w:t>引言</w:t>
      </w:r>
      <w:bookmarkEnd w:id="14"/>
    </w:p>
    <w:p w14:paraId="5B307550" w14:textId="77777777" w:rsidR="00CB486A" w:rsidRDefault="00CB486A" w:rsidP="00402011">
      <w:pPr>
        <w:pStyle w:val="2"/>
        <w:spacing w:before="163"/>
      </w:pPr>
      <w:bookmarkStart w:id="15" w:name="_Toc107515611"/>
      <w:r>
        <w:rPr>
          <w:rFonts w:hint="eastAsia"/>
        </w:rPr>
        <w:t>1.1</w:t>
      </w:r>
      <w:r>
        <w:rPr>
          <w:rFonts w:hint="eastAsia"/>
        </w:rPr>
        <w:tab/>
      </w:r>
      <w:r>
        <w:rPr>
          <w:rFonts w:hint="eastAsia"/>
        </w:rPr>
        <w:t>目的</w:t>
      </w:r>
      <w:bookmarkEnd w:id="15"/>
    </w:p>
    <w:p w14:paraId="6D115667" w14:textId="35AC5AC1" w:rsidR="00CB486A" w:rsidRDefault="00402011" w:rsidP="00CB486A">
      <w:pPr>
        <w:ind w:firstLine="480"/>
      </w:pPr>
      <w:r>
        <w:t>A</w:t>
      </w:r>
      <w:r>
        <w:rPr>
          <w:rFonts w:hint="eastAsia"/>
        </w:rPr>
        <w:t>）</w:t>
      </w:r>
      <w:r w:rsidR="00CB486A">
        <w:rPr>
          <w:rFonts w:hint="eastAsia"/>
        </w:rPr>
        <w:t>定义网站总体要求，作为用户和软件开发人员之间相互了解的基础。</w:t>
      </w:r>
    </w:p>
    <w:p w14:paraId="4D2C8D2D" w14:textId="31500C21" w:rsidR="00CB486A" w:rsidRDefault="00402011" w:rsidP="00CB486A">
      <w:pPr>
        <w:ind w:firstLine="480"/>
      </w:pPr>
      <w:r>
        <w:rPr>
          <w:rFonts w:hint="eastAsia"/>
        </w:rPr>
        <w:t>B</w:t>
      </w:r>
      <w:r>
        <w:rPr>
          <w:rFonts w:hint="eastAsia"/>
        </w:rPr>
        <w:t>）</w:t>
      </w:r>
      <w:r w:rsidR="00CB486A">
        <w:rPr>
          <w:rFonts w:hint="eastAsia"/>
        </w:rPr>
        <w:t>提供系统初步设计和对用户影响的信息，作为软件人员进行软件结构设计和编码的基础。</w:t>
      </w:r>
    </w:p>
    <w:p w14:paraId="4130D695" w14:textId="1713472A" w:rsidR="00CB486A" w:rsidRDefault="00402011" w:rsidP="00CB486A">
      <w:pPr>
        <w:ind w:firstLine="480"/>
      </w:pPr>
      <w:r>
        <w:rPr>
          <w:rFonts w:hint="eastAsia"/>
        </w:rPr>
        <w:t>C</w:t>
      </w:r>
      <w:r>
        <w:rPr>
          <w:rFonts w:hint="eastAsia"/>
        </w:rPr>
        <w:t>）</w:t>
      </w:r>
      <w:r w:rsidR="00CB486A">
        <w:rPr>
          <w:rFonts w:hint="eastAsia"/>
        </w:rPr>
        <w:t>作为软件总体测试和项目验收的依据。</w:t>
      </w:r>
    </w:p>
    <w:p w14:paraId="163703B1" w14:textId="599DCA42" w:rsidR="00CB486A" w:rsidRDefault="00CB486A" w:rsidP="00402011">
      <w:pPr>
        <w:pStyle w:val="2"/>
        <w:spacing w:before="163"/>
      </w:pPr>
      <w:bookmarkStart w:id="16" w:name="_Toc107515612"/>
      <w:r>
        <w:rPr>
          <w:rFonts w:hint="eastAsia"/>
        </w:rPr>
        <w:t>1.2</w:t>
      </w:r>
      <w:r>
        <w:rPr>
          <w:rFonts w:hint="eastAsia"/>
        </w:rPr>
        <w:t>范围</w:t>
      </w:r>
      <w:bookmarkEnd w:id="16"/>
    </w:p>
    <w:p w14:paraId="57956023" w14:textId="01CB10FF" w:rsidR="00CB486A" w:rsidRDefault="00CB486A" w:rsidP="00CB486A">
      <w:pPr>
        <w:ind w:firstLine="480"/>
      </w:pPr>
      <w:r>
        <w:rPr>
          <w:rFonts w:hint="eastAsia"/>
        </w:rPr>
        <w:t>本文档适用于</w:t>
      </w:r>
      <w:r w:rsidR="005A46CB" w:rsidRPr="005A46CB">
        <w:rPr>
          <w:rFonts w:hint="eastAsia"/>
        </w:rPr>
        <w:t>攀枝花物流系统</w:t>
      </w:r>
      <w:r w:rsidR="005A46CB">
        <w:rPr>
          <w:rFonts w:hint="eastAsia"/>
        </w:rPr>
        <w:t>项</w:t>
      </w:r>
      <w:r>
        <w:rPr>
          <w:rFonts w:hint="eastAsia"/>
        </w:rPr>
        <w:t>目。</w:t>
      </w:r>
    </w:p>
    <w:p w14:paraId="1895F975" w14:textId="70AF1083" w:rsidR="00CB486A" w:rsidRDefault="00CB486A" w:rsidP="00402011">
      <w:pPr>
        <w:pStyle w:val="2"/>
        <w:spacing w:before="163"/>
      </w:pPr>
      <w:bookmarkStart w:id="17" w:name="_Toc107515613"/>
      <w:r>
        <w:rPr>
          <w:rFonts w:hint="eastAsia"/>
        </w:rPr>
        <w:t>1.3</w:t>
      </w:r>
      <w:r>
        <w:rPr>
          <w:rFonts w:hint="eastAsia"/>
        </w:rPr>
        <w:t>定义、首字母缩写词和缩略语</w:t>
      </w:r>
      <w:bookmarkEnd w:id="17"/>
    </w:p>
    <w:p w14:paraId="4C8FAFB5" w14:textId="59B5A2CE" w:rsidR="00CB486A" w:rsidRDefault="00CB486A" w:rsidP="00CB486A">
      <w:pPr>
        <w:ind w:firstLine="480"/>
      </w:pPr>
      <w:r>
        <w:t>OPENCMS</w:t>
      </w:r>
      <w:r>
        <w:rPr>
          <w:rFonts w:hint="eastAsia"/>
        </w:rPr>
        <w:t>：内容管理系统</w:t>
      </w:r>
    </w:p>
    <w:p w14:paraId="3F54810E" w14:textId="28339A2B" w:rsidR="00CB486A" w:rsidRDefault="00CB486A" w:rsidP="00CB486A">
      <w:pPr>
        <w:ind w:firstLine="480"/>
      </w:pPr>
      <w:r>
        <w:t>HTTP</w:t>
      </w:r>
      <w:r>
        <w:rPr>
          <w:rFonts w:hint="eastAsia"/>
        </w:rPr>
        <w:t>：超文本传输协义</w:t>
      </w:r>
    </w:p>
    <w:p w14:paraId="27E7C8CF" w14:textId="5EAE3B96" w:rsidR="00CB486A" w:rsidRDefault="00CB486A" w:rsidP="00CB486A">
      <w:pPr>
        <w:ind w:firstLine="480"/>
      </w:pPr>
      <w:r>
        <w:t>HTML</w:t>
      </w:r>
      <w:r>
        <w:rPr>
          <w:rFonts w:hint="eastAsia"/>
        </w:rPr>
        <w:t>：超文本标签语言</w:t>
      </w:r>
    </w:p>
    <w:p w14:paraId="020F750F" w14:textId="5D30CCC5" w:rsidR="00CB486A" w:rsidRDefault="00CB486A" w:rsidP="00CB486A">
      <w:pPr>
        <w:ind w:firstLine="480"/>
      </w:pPr>
      <w:r>
        <w:t>JDBC</w:t>
      </w:r>
      <w:r>
        <w:rPr>
          <w:rFonts w:hint="eastAsia"/>
        </w:rPr>
        <w:t>：</w:t>
      </w:r>
      <w:r>
        <w:t>JAVA</w:t>
      </w:r>
      <w:r>
        <w:rPr>
          <w:rFonts w:hint="eastAsia"/>
        </w:rPr>
        <w:t>数据库连接</w:t>
      </w:r>
    </w:p>
    <w:p w14:paraId="260A7B58" w14:textId="42C4F3F1" w:rsidR="00CB486A" w:rsidRDefault="00CB486A" w:rsidP="00402011">
      <w:pPr>
        <w:pStyle w:val="2"/>
        <w:spacing w:before="163"/>
      </w:pPr>
      <w:bookmarkStart w:id="18" w:name="_Toc107515614"/>
      <w:r>
        <w:rPr>
          <w:rFonts w:hint="eastAsia"/>
        </w:rPr>
        <w:t>1.4</w:t>
      </w:r>
      <w:r>
        <w:rPr>
          <w:rFonts w:hint="eastAsia"/>
        </w:rPr>
        <w:t>参考资料</w:t>
      </w:r>
      <w:bookmarkEnd w:id="18"/>
    </w:p>
    <w:p w14:paraId="699B24A9" w14:textId="185A427E" w:rsidR="005A46CB" w:rsidRDefault="005A46CB" w:rsidP="005A46CB">
      <w:pPr>
        <w:ind w:firstLine="480"/>
      </w:pPr>
      <w:r>
        <w:rPr>
          <w:rFonts w:hint="eastAsia"/>
        </w:rPr>
        <w:t>《物流与物流信息系统》</w:t>
      </w:r>
    </w:p>
    <w:p w14:paraId="112B881D" w14:textId="48847C32" w:rsidR="005A46CB" w:rsidRDefault="005A46CB" w:rsidP="00402011">
      <w:pPr>
        <w:pStyle w:val="1"/>
        <w:spacing w:before="163"/>
      </w:pPr>
      <w:bookmarkStart w:id="19" w:name="_Toc107515615"/>
      <w:r>
        <w:rPr>
          <w:rFonts w:hint="eastAsia"/>
        </w:rPr>
        <w:t>2</w:t>
      </w:r>
      <w:r>
        <w:rPr>
          <w:rFonts w:hint="eastAsia"/>
        </w:rPr>
        <w:t>软件总体概述</w:t>
      </w:r>
      <w:bookmarkEnd w:id="19"/>
    </w:p>
    <w:p w14:paraId="4E118E03" w14:textId="2D743A8D" w:rsidR="005A46CB" w:rsidRDefault="005A46CB" w:rsidP="005A46CB">
      <w:pPr>
        <w:ind w:firstLine="480"/>
      </w:pPr>
      <w:r>
        <w:rPr>
          <w:rFonts w:hint="eastAsia"/>
        </w:rPr>
        <w:t>本文档主要定义了</w:t>
      </w:r>
      <w:r w:rsidR="00761272" w:rsidRPr="005A46CB">
        <w:rPr>
          <w:rFonts w:hint="eastAsia"/>
        </w:rPr>
        <w:t>攀枝花物流系统</w:t>
      </w:r>
      <w:r>
        <w:rPr>
          <w:rFonts w:hint="eastAsia"/>
        </w:rPr>
        <w:t>的需求</w:t>
      </w:r>
      <w:r>
        <w:rPr>
          <w:rFonts w:hint="eastAsia"/>
        </w:rPr>
        <w:t>,</w:t>
      </w:r>
      <w:r>
        <w:rPr>
          <w:rFonts w:hint="eastAsia"/>
        </w:rPr>
        <w:t>由</w:t>
      </w:r>
      <w:r w:rsidR="00761272" w:rsidRPr="00761272">
        <w:rPr>
          <w:rFonts w:hint="eastAsia"/>
        </w:rPr>
        <w:t>五大模块</w:t>
      </w:r>
      <w:r w:rsidR="00761272">
        <w:rPr>
          <w:rFonts w:hint="eastAsia"/>
        </w:rPr>
        <w:t>组成</w:t>
      </w:r>
      <w:r w:rsidR="00761272" w:rsidRPr="00761272">
        <w:rPr>
          <w:rFonts w:hint="eastAsia"/>
        </w:rPr>
        <w:t>：基础信息管理、订单信息管理、配送信息管理、运输信息管理、数据分析管理。</w:t>
      </w:r>
    </w:p>
    <w:p w14:paraId="1ADD624B" w14:textId="77777777" w:rsidR="005A46CB" w:rsidRDefault="005A46CB" w:rsidP="00402011">
      <w:pPr>
        <w:pStyle w:val="2"/>
        <w:spacing w:before="163"/>
      </w:pPr>
      <w:bookmarkStart w:id="20" w:name="_Toc107515616"/>
      <w:r>
        <w:rPr>
          <w:rFonts w:hint="eastAsia"/>
        </w:rPr>
        <w:t>2.1</w:t>
      </w:r>
      <w:r>
        <w:rPr>
          <w:rFonts w:hint="eastAsia"/>
        </w:rPr>
        <w:tab/>
      </w:r>
      <w:r>
        <w:rPr>
          <w:rFonts w:hint="eastAsia"/>
        </w:rPr>
        <w:t>软件标识</w:t>
      </w:r>
      <w:bookmarkEnd w:id="20"/>
    </w:p>
    <w:p w14:paraId="3A108E05" w14:textId="43645706" w:rsidR="005A46CB" w:rsidRDefault="005A46CB" w:rsidP="005A46CB">
      <w:pPr>
        <w:ind w:firstLine="480"/>
      </w:pPr>
      <w:r>
        <w:rPr>
          <w:rFonts w:hint="eastAsia"/>
        </w:rPr>
        <w:t>软件全名称：</w:t>
      </w:r>
      <w:r w:rsidR="00761272" w:rsidRPr="005A46CB">
        <w:rPr>
          <w:rFonts w:hint="eastAsia"/>
        </w:rPr>
        <w:t>攀枝花物流系统</w:t>
      </w:r>
    </w:p>
    <w:p w14:paraId="28252731" w14:textId="181CE9E5" w:rsidR="005A46CB" w:rsidRDefault="005A46CB" w:rsidP="005A46CB">
      <w:pPr>
        <w:ind w:firstLine="480"/>
      </w:pPr>
      <w:r>
        <w:rPr>
          <w:rFonts w:hint="eastAsia"/>
        </w:rPr>
        <w:t>软件缩称：</w:t>
      </w:r>
      <w:r w:rsidR="00BE335C">
        <w:rPr>
          <w:rFonts w:hint="eastAsia"/>
        </w:rPr>
        <w:t>LSP</w:t>
      </w:r>
    </w:p>
    <w:p w14:paraId="345D4051" w14:textId="77777777" w:rsidR="005A46CB" w:rsidRDefault="005A46CB" w:rsidP="005A46CB">
      <w:pPr>
        <w:ind w:firstLine="480"/>
      </w:pPr>
      <w:r>
        <w:rPr>
          <w:rFonts w:hint="eastAsia"/>
        </w:rPr>
        <w:t>版本号：</w:t>
      </w:r>
      <w:r>
        <w:rPr>
          <w:rFonts w:hint="eastAsia"/>
        </w:rPr>
        <w:t xml:space="preserve">1.0 </w:t>
      </w:r>
    </w:p>
    <w:p w14:paraId="78794222" w14:textId="77777777" w:rsidR="005A46CB" w:rsidRDefault="005A46CB" w:rsidP="005A46CB">
      <w:pPr>
        <w:ind w:firstLine="480"/>
      </w:pPr>
    </w:p>
    <w:p w14:paraId="5EEB02F8" w14:textId="77777777" w:rsidR="005A46CB" w:rsidRDefault="005A46CB" w:rsidP="00402011">
      <w:pPr>
        <w:pStyle w:val="2"/>
        <w:spacing w:before="163"/>
      </w:pPr>
      <w:bookmarkStart w:id="21" w:name="_Toc107515617"/>
      <w:r>
        <w:rPr>
          <w:rFonts w:hint="eastAsia"/>
        </w:rPr>
        <w:t>2.2</w:t>
      </w:r>
      <w:r>
        <w:rPr>
          <w:rFonts w:hint="eastAsia"/>
        </w:rPr>
        <w:tab/>
      </w:r>
      <w:r>
        <w:rPr>
          <w:rFonts w:hint="eastAsia"/>
        </w:rPr>
        <w:t>软件描述</w:t>
      </w:r>
      <w:bookmarkEnd w:id="21"/>
    </w:p>
    <w:p w14:paraId="78DDBE3B" w14:textId="13C6B117" w:rsidR="005A46CB" w:rsidRDefault="005A46CB" w:rsidP="00402011">
      <w:pPr>
        <w:pStyle w:val="a8"/>
        <w:spacing w:before="163"/>
      </w:pPr>
      <w:bookmarkStart w:id="22" w:name="_Toc107515618"/>
      <w:r>
        <w:rPr>
          <w:rFonts w:hint="eastAsia"/>
        </w:rPr>
        <w:t>2.2.1</w:t>
      </w:r>
      <w:r>
        <w:rPr>
          <w:rFonts w:hint="eastAsia"/>
        </w:rPr>
        <w:t>系统属性</w:t>
      </w:r>
      <w:bookmarkEnd w:id="22"/>
    </w:p>
    <w:p w14:paraId="6DD7CAFA" w14:textId="6336FEE6" w:rsidR="005A46CB" w:rsidRDefault="005A46CB" w:rsidP="005A46CB">
      <w:pPr>
        <w:ind w:firstLine="480"/>
      </w:pPr>
      <w:r>
        <w:rPr>
          <w:rFonts w:hint="eastAsia"/>
        </w:rPr>
        <w:t>本系统是一个独立开发的网站。在系统中提供按需求进行</w:t>
      </w:r>
      <w:r w:rsidR="00761272">
        <w:rPr>
          <w:rFonts w:hint="eastAsia"/>
        </w:rPr>
        <w:t>物流信息管理。</w:t>
      </w:r>
    </w:p>
    <w:p w14:paraId="3C18A9E5" w14:textId="38619CBC" w:rsidR="005A46CB" w:rsidRDefault="005A46CB" w:rsidP="00402011">
      <w:pPr>
        <w:pStyle w:val="a8"/>
        <w:spacing w:before="163"/>
      </w:pPr>
      <w:bookmarkStart w:id="23" w:name="_Toc107515619"/>
      <w:r>
        <w:rPr>
          <w:rFonts w:hint="eastAsia"/>
        </w:rPr>
        <w:t>2.2.2</w:t>
      </w:r>
      <w:r>
        <w:rPr>
          <w:rFonts w:hint="eastAsia"/>
        </w:rPr>
        <w:t>开发背景</w:t>
      </w:r>
      <w:bookmarkEnd w:id="23"/>
    </w:p>
    <w:p w14:paraId="3E6FEBC7" w14:textId="77777777" w:rsidR="00C37B46" w:rsidRDefault="00C37B46" w:rsidP="00C37B46">
      <w:pPr>
        <w:ind w:firstLine="480"/>
      </w:pPr>
      <w:r>
        <w:rPr>
          <w:rFonts w:hint="eastAsia"/>
        </w:rPr>
        <w:t>随着我国经济的高速发展，各个地域之间的联系越见紧密，相互之间的货物流通也日益频繁。我公司作为一个物流企业，必将迎来新一轮的高速发展。期间必然会产生大量的数据信息，如果采用人工管理，不仅费时费力，而且效率低下。而随着互联网技术的兴起，</w:t>
      </w:r>
      <w:r>
        <w:rPr>
          <w:rFonts w:hint="eastAsia"/>
        </w:rPr>
        <w:lastRenderedPageBreak/>
        <w:t>国内外越来越多的物流企业建设了基于网络应用的物流信息平台，方便、快捷、高效地管理各种原始数据，方便公司管理者随时调出各种报表，直观掌握公司经营动态。为制定决策和计划，提供强有力数据支持。</w:t>
      </w:r>
    </w:p>
    <w:p w14:paraId="41D8C425" w14:textId="478D8AA6" w:rsidR="005A46CB" w:rsidRDefault="00C37B46" w:rsidP="00C37B46">
      <w:pPr>
        <w:ind w:firstLine="480"/>
      </w:pPr>
      <w:r>
        <w:rPr>
          <w:rFonts w:hint="eastAsia"/>
        </w:rPr>
        <w:t>故而，建设一个现代化物流信息综合平台，掌握市场变化，推动我公司快速、健康发展，势在必行。</w:t>
      </w:r>
    </w:p>
    <w:p w14:paraId="33E993E3" w14:textId="55339ED8" w:rsidR="005A46CB" w:rsidRDefault="005A46CB" w:rsidP="00402011">
      <w:pPr>
        <w:pStyle w:val="a8"/>
        <w:spacing w:before="163"/>
      </w:pPr>
      <w:bookmarkStart w:id="24" w:name="_Toc107515620"/>
      <w:r>
        <w:rPr>
          <w:rFonts w:hint="eastAsia"/>
        </w:rPr>
        <w:t>2.2.3</w:t>
      </w:r>
      <w:r>
        <w:rPr>
          <w:rFonts w:hint="eastAsia"/>
        </w:rPr>
        <w:t>软件功能</w:t>
      </w:r>
      <w:bookmarkEnd w:id="24"/>
    </w:p>
    <w:p w14:paraId="22DB3A24" w14:textId="1E501BD9" w:rsidR="005A46CB" w:rsidRDefault="005A46CB" w:rsidP="005A46CB">
      <w:pPr>
        <w:ind w:firstLine="480"/>
      </w:pPr>
      <w:r>
        <w:rPr>
          <w:rFonts w:hint="eastAsia"/>
        </w:rPr>
        <w:t>系统分成</w:t>
      </w:r>
      <w:r w:rsidR="00C37B46">
        <w:rPr>
          <w:rFonts w:hint="eastAsia"/>
        </w:rPr>
        <w:t>五</w:t>
      </w:r>
      <w:r>
        <w:rPr>
          <w:rFonts w:hint="eastAsia"/>
        </w:rPr>
        <w:t>大模块</w:t>
      </w:r>
      <w:r w:rsidR="00C37B46">
        <w:rPr>
          <w:rFonts w:hint="eastAsia"/>
        </w:rPr>
        <w:t>：基础信息管理</w:t>
      </w:r>
      <w:r w:rsidR="00761272">
        <w:rPr>
          <w:rFonts w:hint="eastAsia"/>
        </w:rPr>
        <w:t>、</w:t>
      </w:r>
      <w:bookmarkStart w:id="25" w:name="_Hlk107075535"/>
      <w:r w:rsidR="00761272">
        <w:rPr>
          <w:rFonts w:hint="eastAsia"/>
        </w:rPr>
        <w:t>订单信息管理</w:t>
      </w:r>
      <w:bookmarkEnd w:id="25"/>
      <w:r w:rsidR="00761272">
        <w:rPr>
          <w:rFonts w:hint="eastAsia"/>
        </w:rPr>
        <w:t>、配送信息管理、运输信息管理、数据分析管理。</w:t>
      </w:r>
    </w:p>
    <w:p w14:paraId="4F524647" w14:textId="5E5F6B5A" w:rsidR="005A46CB" w:rsidRDefault="006F21D8" w:rsidP="005A46CB">
      <w:pPr>
        <w:ind w:firstLine="480"/>
      </w:pPr>
      <w:r>
        <w:rPr>
          <w:rFonts w:hint="eastAsia"/>
        </w:rPr>
        <w:t>结构图如下：</w:t>
      </w:r>
    </w:p>
    <w:p w14:paraId="76E9DB78" w14:textId="5A4859E7" w:rsidR="005A46CB" w:rsidRDefault="00BF6441" w:rsidP="00761272">
      <w:pPr>
        <w:pStyle w:val="af3"/>
      </w:pPr>
      <w:r w:rsidRPr="00BF6441">
        <w:rPr>
          <w:noProof/>
        </w:rPr>
        <w:drawing>
          <wp:inline distT="0" distB="0" distL="0" distR="0" wp14:anchorId="24ADCAF6" wp14:editId="1AAA4831">
            <wp:extent cx="6478537" cy="282786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02308" cy="2838243"/>
                    </a:xfrm>
                    <a:prstGeom prst="rect">
                      <a:avLst/>
                    </a:prstGeom>
                  </pic:spPr>
                </pic:pic>
              </a:graphicData>
            </a:graphic>
          </wp:inline>
        </w:drawing>
      </w:r>
    </w:p>
    <w:p w14:paraId="487BA016" w14:textId="47C47DB9" w:rsidR="00761272" w:rsidRDefault="00761272" w:rsidP="00761272">
      <w:pPr>
        <w:pStyle w:val="af3"/>
      </w:pPr>
      <w:r w:rsidRPr="00761272">
        <w:rPr>
          <w:rFonts w:hint="eastAsia"/>
        </w:rPr>
        <w:t>主体结构图</w:t>
      </w:r>
    </w:p>
    <w:p w14:paraId="581806C2" w14:textId="6CEF723E" w:rsidR="00761272" w:rsidRPr="00761272" w:rsidRDefault="006F21D8" w:rsidP="00761272">
      <w:pPr>
        <w:pStyle w:val="af3"/>
      </w:pPr>
      <w:r>
        <w:rPr>
          <w:noProof/>
        </w:rPr>
        <w:drawing>
          <wp:inline distT="0" distB="0" distL="0" distR="0" wp14:anchorId="38FE9302" wp14:editId="456A2D02">
            <wp:extent cx="4334299" cy="3287561"/>
            <wp:effectExtent l="0" t="0" r="952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4965" cy="3295651"/>
                    </a:xfrm>
                    <a:prstGeom prst="rect">
                      <a:avLst/>
                    </a:prstGeom>
                  </pic:spPr>
                </pic:pic>
              </a:graphicData>
            </a:graphic>
          </wp:inline>
        </w:drawing>
      </w:r>
    </w:p>
    <w:p w14:paraId="76E97210" w14:textId="7DE33319" w:rsidR="005A46CB" w:rsidRDefault="00761272" w:rsidP="00761272">
      <w:pPr>
        <w:pStyle w:val="af3"/>
      </w:pPr>
      <w:r>
        <w:rPr>
          <w:rFonts w:hint="eastAsia"/>
        </w:rPr>
        <w:lastRenderedPageBreak/>
        <w:t>人员</w:t>
      </w:r>
      <w:r w:rsidRPr="00761272">
        <w:rPr>
          <w:rFonts w:hint="eastAsia"/>
        </w:rPr>
        <w:t>信息管理</w:t>
      </w:r>
      <w:r>
        <w:rPr>
          <w:rFonts w:hint="eastAsia"/>
        </w:rPr>
        <w:t>模块图</w:t>
      </w:r>
    </w:p>
    <w:p w14:paraId="102C3F3F" w14:textId="4AC1FB5A" w:rsidR="00761272" w:rsidRDefault="006F21D8" w:rsidP="00761272">
      <w:pPr>
        <w:pStyle w:val="af3"/>
      </w:pPr>
      <w:r w:rsidRPr="006F21D8">
        <w:rPr>
          <w:noProof/>
        </w:rPr>
        <w:drawing>
          <wp:inline distT="0" distB="0" distL="0" distR="0" wp14:anchorId="0ED47A4C" wp14:editId="5DCFFFD9">
            <wp:extent cx="4466514" cy="339513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9323"/>
                    <a:stretch/>
                  </pic:blipFill>
                  <pic:spPr bwMode="auto">
                    <a:xfrm>
                      <a:off x="0" y="0"/>
                      <a:ext cx="4483149" cy="3407778"/>
                    </a:xfrm>
                    <a:prstGeom prst="rect">
                      <a:avLst/>
                    </a:prstGeom>
                    <a:ln>
                      <a:noFill/>
                    </a:ln>
                    <a:extLst>
                      <a:ext uri="{53640926-AAD7-44D8-BBD7-CCE9431645EC}">
                        <a14:shadowObscured xmlns:a14="http://schemas.microsoft.com/office/drawing/2010/main"/>
                      </a:ext>
                    </a:extLst>
                  </pic:spPr>
                </pic:pic>
              </a:graphicData>
            </a:graphic>
          </wp:inline>
        </w:drawing>
      </w:r>
    </w:p>
    <w:p w14:paraId="147A8719" w14:textId="181A9F57" w:rsidR="00761272" w:rsidRDefault="00761272" w:rsidP="00761272">
      <w:pPr>
        <w:pStyle w:val="af3"/>
      </w:pPr>
      <w:r>
        <w:rPr>
          <w:rFonts w:hint="eastAsia"/>
        </w:rPr>
        <w:t>公司</w:t>
      </w:r>
      <w:r w:rsidRPr="00761272">
        <w:rPr>
          <w:rFonts w:hint="eastAsia"/>
        </w:rPr>
        <w:t>信息管理</w:t>
      </w:r>
      <w:r>
        <w:rPr>
          <w:rFonts w:hint="eastAsia"/>
        </w:rPr>
        <w:t>模块图</w:t>
      </w:r>
    </w:p>
    <w:p w14:paraId="180774AA" w14:textId="0DB3FA4D" w:rsidR="00761272" w:rsidRDefault="006F21D8" w:rsidP="00761272">
      <w:pPr>
        <w:pStyle w:val="af3"/>
      </w:pPr>
      <w:r w:rsidRPr="006F21D8">
        <w:rPr>
          <w:noProof/>
        </w:rPr>
        <w:drawing>
          <wp:inline distT="0" distB="0" distL="0" distR="0" wp14:anchorId="4C962148" wp14:editId="7E6DE2AC">
            <wp:extent cx="6449165" cy="4157133"/>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002"/>
                    <a:stretch/>
                  </pic:blipFill>
                  <pic:spPr bwMode="auto">
                    <a:xfrm>
                      <a:off x="0" y="0"/>
                      <a:ext cx="6470447" cy="4170851"/>
                    </a:xfrm>
                    <a:prstGeom prst="rect">
                      <a:avLst/>
                    </a:prstGeom>
                    <a:ln>
                      <a:noFill/>
                    </a:ln>
                    <a:extLst>
                      <a:ext uri="{53640926-AAD7-44D8-BBD7-CCE9431645EC}">
                        <a14:shadowObscured xmlns:a14="http://schemas.microsoft.com/office/drawing/2010/main"/>
                      </a:ext>
                    </a:extLst>
                  </pic:spPr>
                </pic:pic>
              </a:graphicData>
            </a:graphic>
          </wp:inline>
        </w:drawing>
      </w:r>
    </w:p>
    <w:p w14:paraId="6EE49F11" w14:textId="7E9E4ACF" w:rsidR="00761272" w:rsidRDefault="00761272" w:rsidP="00761272">
      <w:pPr>
        <w:pStyle w:val="af3"/>
      </w:pPr>
      <w:r>
        <w:rPr>
          <w:rFonts w:hint="eastAsia"/>
        </w:rPr>
        <w:t>货物</w:t>
      </w:r>
      <w:r w:rsidRPr="00761272">
        <w:rPr>
          <w:rFonts w:hint="eastAsia"/>
        </w:rPr>
        <w:t>信息管理</w:t>
      </w:r>
      <w:r>
        <w:rPr>
          <w:rFonts w:hint="eastAsia"/>
        </w:rPr>
        <w:t>模块图</w:t>
      </w:r>
    </w:p>
    <w:p w14:paraId="22AD56B8" w14:textId="29F57998" w:rsidR="00761272" w:rsidRDefault="006F21D8" w:rsidP="00761272">
      <w:pPr>
        <w:pStyle w:val="af3"/>
      </w:pPr>
      <w:r>
        <w:rPr>
          <w:noProof/>
        </w:rPr>
        <w:lastRenderedPageBreak/>
        <w:drawing>
          <wp:inline distT="0" distB="0" distL="0" distR="0" wp14:anchorId="494685B9" wp14:editId="759335D6">
            <wp:extent cx="5286739" cy="43688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699"/>
                    <a:stretch/>
                  </pic:blipFill>
                  <pic:spPr bwMode="auto">
                    <a:xfrm>
                      <a:off x="0" y="0"/>
                      <a:ext cx="5312326" cy="4389944"/>
                    </a:xfrm>
                    <a:prstGeom prst="rect">
                      <a:avLst/>
                    </a:prstGeom>
                    <a:ln>
                      <a:noFill/>
                    </a:ln>
                    <a:extLst>
                      <a:ext uri="{53640926-AAD7-44D8-BBD7-CCE9431645EC}">
                        <a14:shadowObscured xmlns:a14="http://schemas.microsoft.com/office/drawing/2010/main"/>
                      </a:ext>
                    </a:extLst>
                  </pic:spPr>
                </pic:pic>
              </a:graphicData>
            </a:graphic>
          </wp:inline>
        </w:drawing>
      </w:r>
    </w:p>
    <w:p w14:paraId="09089977" w14:textId="229E4620" w:rsidR="00761272" w:rsidRDefault="00761272" w:rsidP="00761272">
      <w:pPr>
        <w:pStyle w:val="af3"/>
      </w:pPr>
      <w:r>
        <w:rPr>
          <w:rFonts w:hint="eastAsia"/>
        </w:rPr>
        <w:t>仓库</w:t>
      </w:r>
      <w:r w:rsidRPr="00761272">
        <w:rPr>
          <w:rFonts w:hint="eastAsia"/>
        </w:rPr>
        <w:t>管理</w:t>
      </w:r>
      <w:r>
        <w:rPr>
          <w:rFonts w:hint="eastAsia"/>
        </w:rPr>
        <w:t>模块图</w:t>
      </w:r>
    </w:p>
    <w:p w14:paraId="3850A64D" w14:textId="29F41444" w:rsidR="00761272" w:rsidRDefault="00761272" w:rsidP="00761272">
      <w:pPr>
        <w:pStyle w:val="af3"/>
      </w:pPr>
    </w:p>
    <w:p w14:paraId="5025E474" w14:textId="77777777" w:rsidR="00BE335C" w:rsidRDefault="00BE335C" w:rsidP="00BE335C">
      <w:pPr>
        <w:pStyle w:val="af3"/>
      </w:pPr>
      <w:r w:rsidRPr="00BF6441">
        <w:rPr>
          <w:noProof/>
        </w:rPr>
        <w:drawing>
          <wp:inline distT="0" distB="0" distL="0" distR="0" wp14:anchorId="74EA0304" wp14:editId="5082AEEE">
            <wp:extent cx="6266009" cy="1642533"/>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71710" cy="1644027"/>
                    </a:xfrm>
                    <a:prstGeom prst="rect">
                      <a:avLst/>
                    </a:prstGeom>
                  </pic:spPr>
                </pic:pic>
              </a:graphicData>
            </a:graphic>
          </wp:inline>
        </w:drawing>
      </w:r>
    </w:p>
    <w:p w14:paraId="13BA4AB9" w14:textId="58BA0F4E" w:rsidR="00761272" w:rsidRDefault="00BE335C" w:rsidP="00BE335C">
      <w:pPr>
        <w:pStyle w:val="af3"/>
      </w:pPr>
      <w:r w:rsidRPr="00761272">
        <w:rPr>
          <w:rFonts w:hint="eastAsia"/>
        </w:rPr>
        <w:t>数据分析管理</w:t>
      </w:r>
      <w:r>
        <w:rPr>
          <w:rFonts w:hint="eastAsia"/>
        </w:rPr>
        <w:t>模块图</w:t>
      </w:r>
    </w:p>
    <w:p w14:paraId="5E8A621F" w14:textId="1B6DBF63" w:rsidR="00761272" w:rsidRPr="00761272" w:rsidRDefault="00BF6441" w:rsidP="00761272">
      <w:pPr>
        <w:pStyle w:val="af3"/>
      </w:pPr>
      <w:r w:rsidRPr="00BF6441">
        <w:rPr>
          <w:noProof/>
        </w:rPr>
        <w:lastRenderedPageBreak/>
        <w:drawing>
          <wp:inline distT="0" distB="0" distL="0" distR="0" wp14:anchorId="5C53F4E8" wp14:editId="10C1E34D">
            <wp:extent cx="3767666" cy="7080178"/>
            <wp:effectExtent l="0" t="0" r="444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7683" cy="7099002"/>
                    </a:xfrm>
                    <a:prstGeom prst="rect">
                      <a:avLst/>
                    </a:prstGeom>
                  </pic:spPr>
                </pic:pic>
              </a:graphicData>
            </a:graphic>
          </wp:inline>
        </w:drawing>
      </w:r>
    </w:p>
    <w:p w14:paraId="7E5A8E78" w14:textId="711354D4" w:rsidR="005A46CB" w:rsidRDefault="00761272" w:rsidP="00761272">
      <w:pPr>
        <w:pStyle w:val="af3"/>
      </w:pPr>
      <w:r w:rsidRPr="00761272">
        <w:rPr>
          <w:rFonts w:hint="eastAsia"/>
        </w:rPr>
        <w:t>订单信息管理</w:t>
      </w:r>
      <w:r>
        <w:rPr>
          <w:rFonts w:hint="eastAsia"/>
        </w:rPr>
        <w:t>模块图</w:t>
      </w:r>
    </w:p>
    <w:p w14:paraId="0DAA3644" w14:textId="47334FD6" w:rsidR="00761272" w:rsidRDefault="00BF6441" w:rsidP="00761272">
      <w:pPr>
        <w:pStyle w:val="af3"/>
      </w:pPr>
      <w:r w:rsidRPr="00BF6441">
        <w:rPr>
          <w:noProof/>
        </w:rPr>
        <w:lastRenderedPageBreak/>
        <w:drawing>
          <wp:inline distT="0" distB="0" distL="0" distR="0" wp14:anchorId="168AAEB2" wp14:editId="3D454136">
            <wp:extent cx="5548848" cy="4191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1322" cy="4192869"/>
                    </a:xfrm>
                    <a:prstGeom prst="rect">
                      <a:avLst/>
                    </a:prstGeom>
                  </pic:spPr>
                </pic:pic>
              </a:graphicData>
            </a:graphic>
          </wp:inline>
        </w:drawing>
      </w:r>
    </w:p>
    <w:p w14:paraId="0F00237B" w14:textId="55F07BE2" w:rsidR="005A46CB" w:rsidRDefault="00761272" w:rsidP="00761272">
      <w:pPr>
        <w:pStyle w:val="af3"/>
      </w:pPr>
      <w:r w:rsidRPr="00761272">
        <w:rPr>
          <w:rFonts w:hint="eastAsia"/>
        </w:rPr>
        <w:t>配送信息管理</w:t>
      </w:r>
      <w:r>
        <w:rPr>
          <w:rFonts w:hint="eastAsia"/>
        </w:rPr>
        <w:t>模块图</w:t>
      </w:r>
    </w:p>
    <w:p w14:paraId="05CD7B40" w14:textId="1FA696C4" w:rsidR="00761272" w:rsidRDefault="00BF6441" w:rsidP="00761272">
      <w:pPr>
        <w:pStyle w:val="af3"/>
      </w:pPr>
      <w:r w:rsidRPr="00BF6441">
        <w:rPr>
          <w:noProof/>
        </w:rPr>
        <w:drawing>
          <wp:inline distT="0" distB="0" distL="0" distR="0" wp14:anchorId="7A74859C" wp14:editId="79F7CA20">
            <wp:extent cx="5257800" cy="328200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701"/>
                    <a:stretch/>
                  </pic:blipFill>
                  <pic:spPr bwMode="auto">
                    <a:xfrm>
                      <a:off x="0" y="0"/>
                      <a:ext cx="5261458" cy="3284284"/>
                    </a:xfrm>
                    <a:prstGeom prst="rect">
                      <a:avLst/>
                    </a:prstGeom>
                    <a:ln>
                      <a:noFill/>
                    </a:ln>
                    <a:extLst>
                      <a:ext uri="{53640926-AAD7-44D8-BBD7-CCE9431645EC}">
                        <a14:shadowObscured xmlns:a14="http://schemas.microsoft.com/office/drawing/2010/main"/>
                      </a:ext>
                    </a:extLst>
                  </pic:spPr>
                </pic:pic>
              </a:graphicData>
            </a:graphic>
          </wp:inline>
        </w:drawing>
      </w:r>
    </w:p>
    <w:p w14:paraId="54F297B9" w14:textId="7865E626" w:rsidR="00BF6441" w:rsidRDefault="00BF6441" w:rsidP="00761272">
      <w:pPr>
        <w:pStyle w:val="af3"/>
      </w:pPr>
      <w:r>
        <w:rPr>
          <w:noProof/>
        </w:rPr>
        <w:lastRenderedPageBreak/>
        <w:drawing>
          <wp:inline distT="0" distB="0" distL="0" distR="0" wp14:anchorId="783B45EC" wp14:editId="36D70843">
            <wp:extent cx="5102626" cy="3852334"/>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6815" cy="3870596"/>
                    </a:xfrm>
                    <a:prstGeom prst="rect">
                      <a:avLst/>
                    </a:prstGeom>
                  </pic:spPr>
                </pic:pic>
              </a:graphicData>
            </a:graphic>
          </wp:inline>
        </w:drawing>
      </w:r>
    </w:p>
    <w:p w14:paraId="63D14A30" w14:textId="36FDFA2D" w:rsidR="00761272" w:rsidRDefault="00761272" w:rsidP="00761272">
      <w:pPr>
        <w:pStyle w:val="af3"/>
      </w:pPr>
      <w:r w:rsidRPr="00761272">
        <w:rPr>
          <w:rFonts w:hint="eastAsia"/>
        </w:rPr>
        <w:t>运输信息管理</w:t>
      </w:r>
      <w:r>
        <w:rPr>
          <w:rFonts w:hint="eastAsia"/>
        </w:rPr>
        <w:t>模块图</w:t>
      </w:r>
    </w:p>
    <w:p w14:paraId="3F0F7AE5" w14:textId="77777777" w:rsidR="005A46CB" w:rsidRDefault="005A46CB" w:rsidP="00BE335C">
      <w:pPr>
        <w:pStyle w:val="2"/>
        <w:spacing w:before="163"/>
      </w:pPr>
      <w:bookmarkStart w:id="26" w:name="_Toc107515621"/>
      <w:r>
        <w:rPr>
          <w:rFonts w:hint="eastAsia"/>
        </w:rPr>
        <w:t>2.3</w:t>
      </w:r>
      <w:r>
        <w:rPr>
          <w:rFonts w:hint="eastAsia"/>
        </w:rPr>
        <w:tab/>
      </w:r>
      <w:r>
        <w:rPr>
          <w:rFonts w:hint="eastAsia"/>
        </w:rPr>
        <w:t>用户的特点</w:t>
      </w:r>
      <w:bookmarkEnd w:id="26"/>
    </w:p>
    <w:p w14:paraId="4FEA8C51" w14:textId="6567BD11" w:rsidR="005A46CB" w:rsidRDefault="005A46CB" w:rsidP="005A46CB">
      <w:pPr>
        <w:ind w:firstLine="480"/>
      </w:pPr>
      <w:r>
        <w:rPr>
          <w:rFonts w:hint="eastAsia"/>
        </w:rPr>
        <w:t>用户能够熟练的使用</w:t>
      </w:r>
      <w:r>
        <w:rPr>
          <w:rFonts w:hint="eastAsia"/>
        </w:rPr>
        <w:t>Windows</w:t>
      </w:r>
      <w:r>
        <w:rPr>
          <w:rFonts w:hint="eastAsia"/>
        </w:rPr>
        <w:t>操作系统，能使用浏览器上网，以及使用</w:t>
      </w:r>
      <w:r>
        <w:rPr>
          <w:rFonts w:hint="eastAsia"/>
        </w:rPr>
        <w:t>Office</w:t>
      </w:r>
      <w:r>
        <w:rPr>
          <w:rFonts w:hint="eastAsia"/>
        </w:rPr>
        <w:t>办公套件进行文档处理。</w:t>
      </w:r>
    </w:p>
    <w:p w14:paraId="7415D331" w14:textId="77777777" w:rsidR="005A46CB" w:rsidRDefault="005A46CB" w:rsidP="00BE335C">
      <w:pPr>
        <w:pStyle w:val="2"/>
        <w:spacing w:before="163"/>
      </w:pPr>
      <w:bookmarkStart w:id="27" w:name="_Toc107515622"/>
      <w:r>
        <w:rPr>
          <w:rFonts w:hint="eastAsia"/>
        </w:rPr>
        <w:t>2.4</w:t>
      </w:r>
      <w:r>
        <w:rPr>
          <w:rFonts w:hint="eastAsia"/>
        </w:rPr>
        <w:tab/>
      </w:r>
      <w:r>
        <w:rPr>
          <w:rFonts w:hint="eastAsia"/>
        </w:rPr>
        <w:t>限制与约束</w:t>
      </w:r>
      <w:bookmarkEnd w:id="27"/>
      <w:r>
        <w:rPr>
          <w:rFonts w:hint="eastAsia"/>
        </w:rPr>
        <w:t xml:space="preserve"> </w:t>
      </w:r>
    </w:p>
    <w:p w14:paraId="045401DB" w14:textId="77777777" w:rsidR="005A46CB" w:rsidRPr="00BE335C" w:rsidRDefault="005A46CB" w:rsidP="005A46CB">
      <w:pPr>
        <w:ind w:firstLine="480"/>
        <w:rPr>
          <w:rFonts w:ascii="黑体" w:eastAsia="黑体" w:hAnsi="黑体"/>
        </w:rPr>
      </w:pPr>
      <w:r w:rsidRPr="00BE335C">
        <w:rPr>
          <w:rFonts w:ascii="黑体" w:eastAsia="黑体" w:hAnsi="黑体" w:hint="eastAsia"/>
        </w:rPr>
        <w:t>系统运行环境</w:t>
      </w:r>
    </w:p>
    <w:p w14:paraId="25D7D633" w14:textId="77777777" w:rsidR="005A46CB" w:rsidRDefault="005A46CB" w:rsidP="005A46CB">
      <w:pPr>
        <w:ind w:firstLine="480"/>
      </w:pPr>
      <w:r>
        <w:rPr>
          <w:rFonts w:hint="eastAsia"/>
        </w:rPr>
        <w:t>操作系统：简体中文</w:t>
      </w:r>
      <w:r>
        <w:rPr>
          <w:rFonts w:hint="eastAsia"/>
        </w:rPr>
        <w:t>Windows2003Professional</w:t>
      </w:r>
    </w:p>
    <w:p w14:paraId="6441195F" w14:textId="77777777" w:rsidR="005A46CB" w:rsidRDefault="005A46CB" w:rsidP="005A46CB">
      <w:pPr>
        <w:ind w:firstLine="480"/>
      </w:pPr>
      <w:r>
        <w:rPr>
          <w:rFonts w:hint="eastAsia"/>
        </w:rPr>
        <w:t>数据库：</w:t>
      </w:r>
      <w:r>
        <w:rPr>
          <w:rFonts w:hint="eastAsia"/>
        </w:rPr>
        <w:t>Microsoft SQL Server 2000</w:t>
      </w:r>
      <w:r>
        <w:rPr>
          <w:rFonts w:hint="eastAsia"/>
        </w:rPr>
        <w:t>，</w:t>
      </w:r>
      <w:r>
        <w:rPr>
          <w:rFonts w:hint="eastAsia"/>
        </w:rPr>
        <w:t>SP4</w:t>
      </w:r>
      <w:r>
        <w:rPr>
          <w:rFonts w:hint="eastAsia"/>
        </w:rPr>
        <w:t>补丁</w:t>
      </w:r>
    </w:p>
    <w:p w14:paraId="30775037" w14:textId="77777777" w:rsidR="005A46CB" w:rsidRDefault="005A46CB" w:rsidP="005A46CB">
      <w:pPr>
        <w:ind w:firstLine="480"/>
      </w:pPr>
      <w:r>
        <w:rPr>
          <w:rFonts w:hint="eastAsia"/>
        </w:rPr>
        <w:t>浏览器：</w:t>
      </w:r>
      <w:r>
        <w:rPr>
          <w:rFonts w:hint="eastAsia"/>
        </w:rPr>
        <w:t>Internet Explorer 6.0</w:t>
      </w:r>
      <w:r>
        <w:rPr>
          <w:rFonts w:hint="eastAsia"/>
        </w:rPr>
        <w:t>及以上</w:t>
      </w:r>
    </w:p>
    <w:p w14:paraId="67E08ABE" w14:textId="77777777" w:rsidR="005A46CB" w:rsidRPr="00BE335C" w:rsidRDefault="005A46CB" w:rsidP="005A46CB">
      <w:pPr>
        <w:ind w:firstLine="480"/>
        <w:rPr>
          <w:rFonts w:ascii="黑体" w:eastAsia="黑体" w:hAnsi="黑体"/>
        </w:rPr>
      </w:pPr>
      <w:r w:rsidRPr="00BE335C">
        <w:rPr>
          <w:rFonts w:ascii="黑体" w:eastAsia="黑体" w:hAnsi="黑体" w:hint="eastAsia"/>
        </w:rPr>
        <w:t>硬件限制</w:t>
      </w:r>
    </w:p>
    <w:p w14:paraId="2C378832" w14:textId="77777777" w:rsidR="005A46CB" w:rsidRDefault="005A46CB" w:rsidP="005A46CB">
      <w:pPr>
        <w:ind w:firstLine="480"/>
      </w:pPr>
      <w:r>
        <w:rPr>
          <w:rFonts w:hint="eastAsia"/>
        </w:rPr>
        <w:t>WEB</w:t>
      </w:r>
      <w:r>
        <w:rPr>
          <w:rFonts w:hint="eastAsia"/>
        </w:rPr>
        <w:t>服务器、数据库服务器</w:t>
      </w:r>
    </w:p>
    <w:p w14:paraId="6970B297" w14:textId="77777777" w:rsidR="005A46CB" w:rsidRDefault="005A46CB" w:rsidP="005A46CB">
      <w:pPr>
        <w:ind w:firstLine="480"/>
      </w:pPr>
      <w:r>
        <w:rPr>
          <w:rFonts w:hint="eastAsia"/>
        </w:rPr>
        <w:t>CPU</w:t>
      </w:r>
      <w:r>
        <w:rPr>
          <w:rFonts w:hint="eastAsia"/>
        </w:rPr>
        <w:t>：</w:t>
      </w:r>
      <w:r>
        <w:rPr>
          <w:rFonts w:hint="eastAsia"/>
        </w:rPr>
        <w:t xml:space="preserve">Intel Pentium 4 3.0G </w:t>
      </w:r>
    </w:p>
    <w:p w14:paraId="23802F30" w14:textId="77777777" w:rsidR="005A46CB" w:rsidRDefault="005A46CB" w:rsidP="005A46CB">
      <w:pPr>
        <w:ind w:firstLine="480"/>
      </w:pPr>
      <w:r>
        <w:rPr>
          <w:rFonts w:hint="eastAsia"/>
        </w:rPr>
        <w:t>内存：</w:t>
      </w:r>
      <w:r>
        <w:rPr>
          <w:rFonts w:hint="eastAsia"/>
        </w:rPr>
        <w:t>2GB</w:t>
      </w:r>
    </w:p>
    <w:p w14:paraId="079F003C" w14:textId="77777777" w:rsidR="005A46CB" w:rsidRDefault="005A46CB" w:rsidP="005A46CB">
      <w:pPr>
        <w:ind w:firstLine="480"/>
      </w:pPr>
      <w:r>
        <w:rPr>
          <w:rFonts w:hint="eastAsia"/>
        </w:rPr>
        <w:t>硬盘：</w:t>
      </w:r>
      <w:r>
        <w:rPr>
          <w:rFonts w:hint="eastAsia"/>
        </w:rPr>
        <w:t>80GB</w:t>
      </w:r>
    </w:p>
    <w:p w14:paraId="79D8AF52" w14:textId="77777777" w:rsidR="005A46CB" w:rsidRPr="00BE335C" w:rsidRDefault="005A46CB" w:rsidP="005A46CB">
      <w:pPr>
        <w:ind w:firstLine="480"/>
        <w:rPr>
          <w:rFonts w:ascii="黑体" w:eastAsia="黑体" w:hAnsi="黑体"/>
        </w:rPr>
      </w:pPr>
      <w:r w:rsidRPr="00BE335C">
        <w:rPr>
          <w:rFonts w:ascii="黑体" w:eastAsia="黑体" w:hAnsi="黑体" w:hint="eastAsia"/>
        </w:rPr>
        <w:t>网络</w:t>
      </w:r>
    </w:p>
    <w:p w14:paraId="08CADF78" w14:textId="77777777" w:rsidR="005A46CB" w:rsidRDefault="005A46CB" w:rsidP="005A46CB">
      <w:pPr>
        <w:ind w:firstLine="480"/>
      </w:pPr>
      <w:r>
        <w:rPr>
          <w:rFonts w:hint="eastAsia"/>
        </w:rPr>
        <w:t>以太网：</w:t>
      </w:r>
      <w:r>
        <w:rPr>
          <w:rFonts w:hint="eastAsia"/>
        </w:rPr>
        <w:t>100MB</w:t>
      </w:r>
    </w:p>
    <w:p w14:paraId="69EBA9AD" w14:textId="77777777" w:rsidR="005A46CB" w:rsidRPr="00BE335C" w:rsidRDefault="005A46CB" w:rsidP="005A46CB">
      <w:pPr>
        <w:ind w:firstLine="480"/>
        <w:rPr>
          <w:rFonts w:ascii="黑体" w:eastAsia="黑体" w:hAnsi="黑体"/>
        </w:rPr>
      </w:pPr>
      <w:r w:rsidRPr="00BE335C">
        <w:rPr>
          <w:rFonts w:ascii="黑体" w:eastAsia="黑体" w:hAnsi="黑体" w:hint="eastAsia"/>
        </w:rPr>
        <w:t>用户机器配置</w:t>
      </w:r>
    </w:p>
    <w:p w14:paraId="383C339F" w14:textId="0F7BC8D5" w:rsidR="005A46CB" w:rsidRDefault="005A46CB" w:rsidP="005A46CB">
      <w:pPr>
        <w:ind w:firstLine="480"/>
      </w:pPr>
      <w:r>
        <w:rPr>
          <w:rFonts w:hint="eastAsia"/>
        </w:rPr>
        <w:t>内存：</w:t>
      </w:r>
      <w:r>
        <w:rPr>
          <w:rFonts w:hint="eastAsia"/>
        </w:rPr>
        <w:t>512MB</w:t>
      </w:r>
    </w:p>
    <w:p w14:paraId="3A737863" w14:textId="77777777" w:rsidR="00647E01" w:rsidRDefault="00647E01" w:rsidP="00BE335C">
      <w:pPr>
        <w:pStyle w:val="1"/>
        <w:spacing w:before="163"/>
      </w:pPr>
      <w:bookmarkStart w:id="28" w:name="_Toc107515623"/>
      <w:r>
        <w:rPr>
          <w:rFonts w:hint="eastAsia"/>
        </w:rPr>
        <w:lastRenderedPageBreak/>
        <w:t>3.</w:t>
      </w:r>
      <w:r>
        <w:rPr>
          <w:rFonts w:hint="eastAsia"/>
        </w:rPr>
        <w:tab/>
      </w:r>
      <w:r>
        <w:rPr>
          <w:rFonts w:hint="eastAsia"/>
        </w:rPr>
        <w:t>具体需求</w:t>
      </w:r>
      <w:bookmarkEnd w:id="28"/>
    </w:p>
    <w:p w14:paraId="2E035543" w14:textId="6852FA19" w:rsidR="00647E01" w:rsidRDefault="00647E01" w:rsidP="00BE335C">
      <w:pPr>
        <w:pStyle w:val="2"/>
        <w:spacing w:before="163"/>
      </w:pPr>
      <w:bookmarkStart w:id="29" w:name="_Toc107515624"/>
      <w:r>
        <w:rPr>
          <w:rFonts w:hint="eastAsia"/>
        </w:rPr>
        <w:t>3.1</w:t>
      </w:r>
      <w:r>
        <w:rPr>
          <w:rFonts w:hint="eastAsia"/>
        </w:rPr>
        <w:tab/>
      </w:r>
      <w:r>
        <w:rPr>
          <w:rFonts w:hint="eastAsia"/>
        </w:rPr>
        <w:t>首页</w:t>
      </w:r>
      <w:bookmarkEnd w:id="29"/>
    </w:p>
    <w:p w14:paraId="52517DF4" w14:textId="57C6B78D" w:rsidR="00E57745" w:rsidRDefault="00E57745" w:rsidP="00E57745">
      <w:pPr>
        <w:pStyle w:val="af3"/>
      </w:pPr>
      <w:r w:rsidRPr="00E57745">
        <w:rPr>
          <w:noProof/>
        </w:rPr>
        <w:drawing>
          <wp:inline distT="0" distB="0" distL="0" distR="0" wp14:anchorId="008D002E" wp14:editId="1B396780">
            <wp:extent cx="5260809" cy="343746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304" cy="3447591"/>
                    </a:xfrm>
                    <a:prstGeom prst="rect">
                      <a:avLst/>
                    </a:prstGeom>
                    <a:noFill/>
                    <a:ln>
                      <a:noFill/>
                    </a:ln>
                  </pic:spPr>
                </pic:pic>
              </a:graphicData>
            </a:graphic>
          </wp:inline>
        </w:drawing>
      </w:r>
    </w:p>
    <w:p w14:paraId="5F374534" w14:textId="77777777" w:rsidR="00915DD2" w:rsidRDefault="00915DD2" w:rsidP="00915DD2">
      <w:pPr>
        <w:ind w:firstLine="480"/>
      </w:pPr>
      <w:r>
        <w:rPr>
          <w:rFonts w:hint="eastAsia"/>
        </w:rPr>
        <w:t>如上图所示，首页分为三个子模块，分别是：注册、登录、公告。</w:t>
      </w:r>
    </w:p>
    <w:p w14:paraId="6666B68D" w14:textId="4591527C" w:rsidR="00915DD2" w:rsidRDefault="00915DD2" w:rsidP="00915DD2">
      <w:pPr>
        <w:ind w:firstLine="480"/>
      </w:pPr>
      <w:r>
        <w:rPr>
          <w:rFonts w:hint="eastAsia"/>
        </w:rPr>
        <w:t>注册：用户根据密钥注册。</w:t>
      </w:r>
    </w:p>
    <w:p w14:paraId="0D763730" w14:textId="73162A6C" w:rsidR="00915DD2" w:rsidRDefault="00915DD2" w:rsidP="00915DD2">
      <w:pPr>
        <w:ind w:firstLine="480"/>
      </w:pPr>
      <w:r>
        <w:rPr>
          <w:rFonts w:hint="eastAsia"/>
        </w:rPr>
        <w:t>登录：用户点击登录按钮进入登录界面并进行密码登录、邮箱验证登录和密码修改。</w:t>
      </w:r>
    </w:p>
    <w:p w14:paraId="23DD1795" w14:textId="34666719" w:rsidR="00915DD2" w:rsidRDefault="00915DD2" w:rsidP="00915DD2">
      <w:pPr>
        <w:ind w:firstLine="480"/>
      </w:pPr>
      <w:r>
        <w:rPr>
          <w:rFonts w:hint="eastAsia"/>
        </w:rPr>
        <w:t>公告：发布物流信息平台重大事项的公告栏。</w:t>
      </w:r>
    </w:p>
    <w:p w14:paraId="1DE73D19" w14:textId="7264C489" w:rsidR="00E57745" w:rsidRDefault="00E57745" w:rsidP="00BE335C">
      <w:pPr>
        <w:pStyle w:val="a8"/>
        <w:spacing w:before="163"/>
      </w:pPr>
      <w:bookmarkStart w:id="30" w:name="_Toc107515625"/>
      <w:r>
        <w:rPr>
          <w:rFonts w:hint="eastAsia"/>
        </w:rPr>
        <w:t>3</w:t>
      </w:r>
      <w:r>
        <w:t>.1.1</w:t>
      </w:r>
      <w:r>
        <w:rPr>
          <w:rFonts w:hint="eastAsia"/>
        </w:rPr>
        <w:t>用户注册</w:t>
      </w:r>
      <w:bookmarkEnd w:id="30"/>
    </w:p>
    <w:p w14:paraId="1ED49F94" w14:textId="52CE6CDD" w:rsidR="00915DD2" w:rsidRDefault="00915DD2" w:rsidP="00915DD2">
      <w:pPr>
        <w:ind w:firstLine="480"/>
      </w:pPr>
      <w:r w:rsidRPr="00915DD2">
        <w:rPr>
          <w:rFonts w:hint="eastAsia"/>
        </w:rPr>
        <w:t>用户点击注册按钮进入注册界面。该页面显示一个密钥输入框、一个邮箱输入框、一个邮箱确认输入框、一个密码输入框、一个密码确认输入框、一个验证码框和一个确认按钮。用户需要在对应输入框输入正确输入，之后点击确认按钮。如果注册成功，则会在之后跳转至首页。若因为各种原因注册失败则弹出注册失败，并报告相关错误，再次返回注册界面。</w:t>
      </w:r>
    </w:p>
    <w:p w14:paraId="54333639" w14:textId="439DF6D0" w:rsidR="00915DD2" w:rsidRDefault="00915DD2" w:rsidP="00915DD2">
      <w:pPr>
        <w:pStyle w:val="af3"/>
      </w:pPr>
      <w:r>
        <w:rPr>
          <w:rFonts w:eastAsia="宋体" w:hint="eastAsia"/>
          <w:noProof/>
        </w:rPr>
        <w:lastRenderedPageBreak/>
        <w:drawing>
          <wp:inline distT="0" distB="0" distL="0" distR="0" wp14:anchorId="6F504602" wp14:editId="6364FF4F">
            <wp:extent cx="2700866" cy="6012298"/>
            <wp:effectExtent l="0" t="0" r="0" b="0"/>
            <wp:docPr id="13" name="图片 13"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2" descr="未命名文件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4306" cy="6019956"/>
                    </a:xfrm>
                    <a:prstGeom prst="rect">
                      <a:avLst/>
                    </a:prstGeom>
                    <a:noFill/>
                    <a:ln>
                      <a:noFill/>
                    </a:ln>
                    <a:effectLst/>
                  </pic:spPr>
                </pic:pic>
              </a:graphicData>
            </a:graphic>
          </wp:inline>
        </w:drawing>
      </w:r>
    </w:p>
    <w:p w14:paraId="3C5A2907" w14:textId="5DFAA224" w:rsidR="00E57745" w:rsidRDefault="00E57745" w:rsidP="00BE335C">
      <w:pPr>
        <w:pStyle w:val="a8"/>
        <w:spacing w:before="163"/>
      </w:pPr>
      <w:bookmarkStart w:id="31" w:name="_Toc107515626"/>
      <w:r>
        <w:rPr>
          <w:rFonts w:hint="eastAsia"/>
        </w:rPr>
        <w:t>3</w:t>
      </w:r>
      <w:r>
        <w:t>.1.2</w:t>
      </w:r>
      <w:r>
        <w:rPr>
          <w:rFonts w:hint="eastAsia"/>
        </w:rPr>
        <w:t>用户登录</w:t>
      </w:r>
      <w:bookmarkEnd w:id="31"/>
    </w:p>
    <w:p w14:paraId="732B33D0" w14:textId="5D1FCEF5" w:rsidR="00915DD2" w:rsidRDefault="00915DD2" w:rsidP="00915DD2">
      <w:pPr>
        <w:ind w:firstLine="480"/>
      </w:pPr>
      <w:r w:rsidRPr="00915DD2">
        <w:rPr>
          <w:rFonts w:hint="eastAsia"/>
        </w:rPr>
        <w:t>用户登录流程基本如下图：</w:t>
      </w:r>
    </w:p>
    <w:p w14:paraId="28537FF2" w14:textId="63DB5B03" w:rsidR="00915DD2" w:rsidRDefault="004B0ADF" w:rsidP="004B0ADF">
      <w:pPr>
        <w:pStyle w:val="af3"/>
      </w:pPr>
      <w:r>
        <w:rPr>
          <w:rFonts w:eastAsia="宋体" w:hint="eastAsia"/>
          <w:noProof/>
        </w:rPr>
        <w:lastRenderedPageBreak/>
        <w:drawing>
          <wp:inline distT="0" distB="0" distL="0" distR="0" wp14:anchorId="52C28F2A" wp14:editId="57F1E3A7">
            <wp:extent cx="4740910" cy="5537200"/>
            <wp:effectExtent l="0" t="0" r="0" b="6350"/>
            <wp:docPr id="14" name="图片 14"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3" descr="未命名文件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195"/>
                    <a:stretch/>
                  </pic:blipFill>
                  <pic:spPr bwMode="auto">
                    <a:xfrm>
                      <a:off x="0" y="0"/>
                      <a:ext cx="4743785" cy="5540558"/>
                    </a:xfrm>
                    <a:prstGeom prst="rect">
                      <a:avLst/>
                    </a:prstGeom>
                    <a:noFill/>
                    <a:ln>
                      <a:noFill/>
                    </a:ln>
                    <a:extLst>
                      <a:ext uri="{53640926-AAD7-44D8-BBD7-CCE9431645EC}">
                        <a14:shadowObscured xmlns:a14="http://schemas.microsoft.com/office/drawing/2010/main"/>
                      </a:ext>
                    </a:extLst>
                  </pic:spPr>
                </pic:pic>
              </a:graphicData>
            </a:graphic>
          </wp:inline>
        </w:drawing>
      </w:r>
    </w:p>
    <w:p w14:paraId="713F7B9F" w14:textId="40DE04E7" w:rsidR="004B0ADF" w:rsidRDefault="004B0ADF" w:rsidP="004B0ADF">
      <w:pPr>
        <w:ind w:firstLine="480"/>
      </w:pPr>
      <w:bookmarkStart w:id="32" w:name="_Hlk107512400"/>
      <w:r w:rsidRPr="004B0ADF">
        <w:rPr>
          <w:rFonts w:hint="eastAsia"/>
        </w:rPr>
        <w:t>用户进入登录界面，选择对应登录方式并输入对应登录信息，点击登录按钮进入后台验证；</w:t>
      </w:r>
      <w:bookmarkEnd w:id="32"/>
      <w:r w:rsidRPr="004B0ADF">
        <w:rPr>
          <w:rFonts w:hint="eastAsia"/>
        </w:rPr>
        <w:t>如果验证成功则进入物流信息平台管理界面；如果验证失败则弹出失败原因信息并返回登录界面，如此直至用户信息通过验证，再执行通过验证的后续操作，直到结束；用户同时还可以选择忘记密码选项来进行密码修改。其用例图如下：</w:t>
      </w:r>
    </w:p>
    <w:p w14:paraId="206EEFA8" w14:textId="706313ED" w:rsidR="004B0ADF" w:rsidRDefault="004B0ADF" w:rsidP="004B0ADF">
      <w:pPr>
        <w:pStyle w:val="af3"/>
      </w:pPr>
      <w:r>
        <w:rPr>
          <w:noProof/>
        </w:rPr>
        <w:drawing>
          <wp:inline distT="0" distB="0" distL="0" distR="0" wp14:anchorId="0738FF23" wp14:editId="73670040">
            <wp:extent cx="2226945" cy="1820545"/>
            <wp:effectExtent l="0" t="0" r="0" b="0"/>
            <wp:docPr id="15" name="图片 15"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descr="未命名文件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26945" cy="1820545"/>
                    </a:xfrm>
                    <a:prstGeom prst="rect">
                      <a:avLst/>
                    </a:prstGeom>
                    <a:noFill/>
                    <a:ln>
                      <a:noFill/>
                    </a:ln>
                    <a:effectLst/>
                  </pic:spPr>
                </pic:pic>
              </a:graphicData>
            </a:graphic>
          </wp:inline>
        </w:drawing>
      </w:r>
    </w:p>
    <w:p w14:paraId="24006455" w14:textId="77777777" w:rsidR="004B0ADF" w:rsidRPr="004B0ADF" w:rsidRDefault="004B0ADF" w:rsidP="004B0ADF">
      <w:pPr>
        <w:pStyle w:val="af3"/>
      </w:pPr>
    </w:p>
    <w:p w14:paraId="7F3DB92C" w14:textId="5B6FB29D" w:rsidR="00E57745" w:rsidRDefault="00E57745" w:rsidP="00BE335C">
      <w:pPr>
        <w:pStyle w:val="a8"/>
        <w:spacing w:before="163"/>
      </w:pPr>
      <w:bookmarkStart w:id="33" w:name="_Toc107515627"/>
      <w:r>
        <w:rPr>
          <w:rFonts w:hint="eastAsia"/>
        </w:rPr>
        <w:lastRenderedPageBreak/>
        <w:t>3</w:t>
      </w:r>
      <w:r>
        <w:t>.1.3</w:t>
      </w:r>
      <w:r>
        <w:rPr>
          <w:rFonts w:hint="eastAsia"/>
        </w:rPr>
        <w:t>公告</w:t>
      </w:r>
      <w:bookmarkEnd w:id="33"/>
    </w:p>
    <w:p w14:paraId="67241B35" w14:textId="67F53AD0" w:rsidR="00915DD2" w:rsidRDefault="004B0ADF" w:rsidP="00915DD2">
      <w:pPr>
        <w:ind w:firstLine="480"/>
      </w:pPr>
      <w:r w:rsidRPr="004B0ADF">
        <w:rPr>
          <w:rFonts w:hint="eastAsia"/>
        </w:rPr>
        <w:t>公告牌用于显示合作企业信息并提供跳转超链接。整个流程如下所示：</w:t>
      </w:r>
    </w:p>
    <w:p w14:paraId="45DE348C" w14:textId="4309F4E0" w:rsidR="004B0ADF" w:rsidRDefault="004B0ADF" w:rsidP="004B0ADF">
      <w:pPr>
        <w:pStyle w:val="af3"/>
      </w:pPr>
      <w:r>
        <w:rPr>
          <w:rFonts w:eastAsia="宋体" w:hint="eastAsia"/>
          <w:noProof/>
        </w:rPr>
        <w:drawing>
          <wp:inline distT="0" distB="0" distL="0" distR="0" wp14:anchorId="01958C06" wp14:editId="0B17408E">
            <wp:extent cx="1879600" cy="4551427"/>
            <wp:effectExtent l="0" t="0" r="0" b="0"/>
            <wp:docPr id="16" name="图片 16" descr="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8" descr="未命名文件 (4)"/>
                    <pic:cNvPicPr>
                      <a:picLocks noChangeAspect="1" noChangeArrowheads="1"/>
                    </pic:cNvPicPr>
                  </pic:nvPicPr>
                  <pic:blipFill rotWithShape="1">
                    <a:blip r:embed="rId29">
                      <a:extLst>
                        <a:ext uri="{28A0092B-C50C-407E-A947-70E740481C1C}">
                          <a14:useLocalDpi xmlns:a14="http://schemas.microsoft.com/office/drawing/2010/main" val="0"/>
                        </a:ext>
                      </a:extLst>
                    </a:blip>
                    <a:srcRect r="15523"/>
                    <a:stretch/>
                  </pic:blipFill>
                  <pic:spPr bwMode="auto">
                    <a:xfrm>
                      <a:off x="0" y="0"/>
                      <a:ext cx="1888516" cy="4573017"/>
                    </a:xfrm>
                    <a:prstGeom prst="rect">
                      <a:avLst/>
                    </a:prstGeom>
                    <a:noFill/>
                    <a:ln>
                      <a:noFill/>
                    </a:ln>
                    <a:extLst>
                      <a:ext uri="{53640926-AAD7-44D8-BBD7-CCE9431645EC}">
                        <a14:shadowObscured xmlns:a14="http://schemas.microsoft.com/office/drawing/2010/main"/>
                      </a:ext>
                    </a:extLst>
                  </pic:spPr>
                </pic:pic>
              </a:graphicData>
            </a:graphic>
          </wp:inline>
        </w:drawing>
      </w:r>
    </w:p>
    <w:p w14:paraId="17D8E087" w14:textId="16144508" w:rsidR="00E57745" w:rsidRDefault="00E0307D" w:rsidP="00BE335C">
      <w:pPr>
        <w:pStyle w:val="2"/>
        <w:spacing w:before="163"/>
      </w:pPr>
      <w:bookmarkStart w:id="34" w:name="_Toc107515628"/>
      <w:r>
        <w:rPr>
          <w:rFonts w:hint="eastAsia"/>
        </w:rPr>
        <w:t>3</w:t>
      </w:r>
      <w:r>
        <w:t>.2</w:t>
      </w:r>
      <w:r>
        <w:rPr>
          <w:rFonts w:hint="eastAsia"/>
        </w:rPr>
        <w:t>基础信息管理</w:t>
      </w:r>
      <w:bookmarkEnd w:id="34"/>
    </w:p>
    <w:p w14:paraId="22A8F549" w14:textId="7241285C" w:rsidR="004B0ADF" w:rsidRPr="004B0ADF" w:rsidRDefault="004B0ADF" w:rsidP="004B0ADF">
      <w:pPr>
        <w:ind w:firstLine="480"/>
      </w:pPr>
      <w:r>
        <w:rPr>
          <w:rFonts w:hint="eastAsia"/>
        </w:rPr>
        <w:t>基础信息管理包括员信息管理、公司信息管理、货物信息管理、仓库管理。</w:t>
      </w:r>
    </w:p>
    <w:p w14:paraId="347D9A52" w14:textId="48B658F8" w:rsidR="00E0307D" w:rsidRDefault="00E0307D" w:rsidP="00BE335C">
      <w:pPr>
        <w:pStyle w:val="a8"/>
        <w:spacing w:before="163"/>
      </w:pPr>
      <w:bookmarkStart w:id="35" w:name="_Toc107515629"/>
      <w:r>
        <w:rPr>
          <w:rFonts w:hint="eastAsia"/>
        </w:rPr>
        <w:t>3</w:t>
      </w:r>
      <w:r>
        <w:t>.2.1</w:t>
      </w:r>
      <w:r>
        <w:rPr>
          <w:rFonts w:hint="eastAsia"/>
        </w:rPr>
        <w:t>人员信息管理</w:t>
      </w:r>
      <w:bookmarkEnd w:id="35"/>
    </w:p>
    <w:p w14:paraId="167FF7BD" w14:textId="5EFA587B" w:rsidR="004B0ADF" w:rsidRDefault="00347FF5" w:rsidP="004B0ADF">
      <w:pPr>
        <w:ind w:firstLine="480"/>
      </w:pPr>
      <w:r w:rsidRPr="00347FF5">
        <w:rPr>
          <w:rFonts w:hint="eastAsia"/>
        </w:rPr>
        <w:t>用户点击进入人员管理板块，在这个板块中可以选择信息展示、新增人员、编辑人员和删除人员等功能。点击信息展示会在页面上显示出所有的人员信息。点击新增人员信息后会提示输入新增人员信息，填写完毕后提示录入信息成功。点击编辑人员后选择需要编辑的人员，后可以修改该人员的信息，修改完毕后提示用户修改成功。点击删除人员后，选择需要删除的人员后提示用户删除成功。</w:t>
      </w:r>
    </w:p>
    <w:p w14:paraId="45216191" w14:textId="52EEB500" w:rsidR="00347FF5" w:rsidRDefault="00347FF5" w:rsidP="00347FF5">
      <w:pPr>
        <w:pStyle w:val="af3"/>
      </w:pPr>
      <w:r>
        <w:rPr>
          <w:noProof/>
        </w:rPr>
        <w:lastRenderedPageBreak/>
        <w:drawing>
          <wp:inline distT="0" distB="0" distL="0" distR="0" wp14:anchorId="2AA2A2DC" wp14:editId="0BB67C54">
            <wp:extent cx="4766945" cy="663786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8305" b="1122"/>
                    <a:stretch/>
                  </pic:blipFill>
                  <pic:spPr bwMode="auto">
                    <a:xfrm>
                      <a:off x="0" y="0"/>
                      <a:ext cx="4773321" cy="6646745"/>
                    </a:xfrm>
                    <a:prstGeom prst="rect">
                      <a:avLst/>
                    </a:prstGeom>
                    <a:ln>
                      <a:noFill/>
                    </a:ln>
                    <a:extLst>
                      <a:ext uri="{53640926-AAD7-44D8-BBD7-CCE9431645EC}">
                        <a14:shadowObscured xmlns:a14="http://schemas.microsoft.com/office/drawing/2010/main"/>
                      </a:ext>
                    </a:extLst>
                  </pic:spPr>
                </pic:pic>
              </a:graphicData>
            </a:graphic>
          </wp:inline>
        </w:drawing>
      </w:r>
    </w:p>
    <w:p w14:paraId="71A04D0A" w14:textId="72CC4A73" w:rsidR="00E0307D" w:rsidRDefault="00E0307D" w:rsidP="00BE335C">
      <w:pPr>
        <w:pStyle w:val="a8"/>
        <w:spacing w:before="163"/>
      </w:pPr>
      <w:bookmarkStart w:id="36" w:name="_Toc107515630"/>
      <w:r>
        <w:rPr>
          <w:rFonts w:hint="eastAsia"/>
        </w:rPr>
        <w:t>3</w:t>
      </w:r>
      <w:r>
        <w:t>.2.2</w:t>
      </w:r>
      <w:r>
        <w:rPr>
          <w:rFonts w:hint="eastAsia"/>
        </w:rPr>
        <w:t>公司信息管理</w:t>
      </w:r>
      <w:bookmarkEnd w:id="36"/>
    </w:p>
    <w:p w14:paraId="225116DD" w14:textId="5D2E5352" w:rsidR="00347FF5" w:rsidRDefault="00347FF5" w:rsidP="00347FF5">
      <w:pPr>
        <w:ind w:firstLine="480"/>
      </w:pPr>
      <w:r w:rsidRPr="00347FF5">
        <w:rPr>
          <w:rFonts w:hint="eastAsia"/>
        </w:rPr>
        <w:t>点击进入公司信息管理，点击显示公司信息后，显示出公司的各项信息。</w:t>
      </w:r>
    </w:p>
    <w:p w14:paraId="553F5711" w14:textId="53588CA8" w:rsidR="00347FF5" w:rsidRPr="00347FF5" w:rsidRDefault="00347FF5" w:rsidP="00347FF5">
      <w:pPr>
        <w:pStyle w:val="af3"/>
      </w:pPr>
      <w:r>
        <w:rPr>
          <w:noProof/>
        </w:rPr>
        <w:lastRenderedPageBreak/>
        <w:drawing>
          <wp:inline distT="0" distB="0" distL="0" distR="0" wp14:anchorId="0718D8E9" wp14:editId="7FA3D3D1">
            <wp:extent cx="3492262" cy="4665133"/>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01174" cy="4677038"/>
                    </a:xfrm>
                    <a:prstGeom prst="rect">
                      <a:avLst/>
                    </a:prstGeom>
                  </pic:spPr>
                </pic:pic>
              </a:graphicData>
            </a:graphic>
          </wp:inline>
        </w:drawing>
      </w:r>
    </w:p>
    <w:p w14:paraId="7AEF98DD" w14:textId="720E3B58" w:rsidR="00E0307D" w:rsidRDefault="00E0307D" w:rsidP="00BE335C">
      <w:pPr>
        <w:pStyle w:val="a8"/>
        <w:spacing w:before="163"/>
      </w:pPr>
      <w:bookmarkStart w:id="37" w:name="_Toc107515631"/>
      <w:r>
        <w:rPr>
          <w:rFonts w:hint="eastAsia"/>
        </w:rPr>
        <w:t>3</w:t>
      </w:r>
      <w:r>
        <w:t>.2.3</w:t>
      </w:r>
      <w:r>
        <w:rPr>
          <w:rFonts w:hint="eastAsia"/>
        </w:rPr>
        <w:t>货物信息管理</w:t>
      </w:r>
      <w:bookmarkEnd w:id="37"/>
    </w:p>
    <w:p w14:paraId="270786AC" w14:textId="23081A3F" w:rsidR="00347FF5" w:rsidRDefault="00347FF5" w:rsidP="00347FF5">
      <w:pPr>
        <w:ind w:firstLine="480"/>
      </w:pPr>
      <w:r w:rsidRPr="00347FF5">
        <w:rPr>
          <w:rFonts w:hint="eastAsia"/>
        </w:rPr>
        <w:t>用户点击进入货物信息管理可以选择显示货物信息或者新增货物功能。选择显示所有货物信息后会显示出所有的货物信息。点击新增货物后提示输入添加货物信息，添加完毕后提示添加成功。</w:t>
      </w:r>
    </w:p>
    <w:p w14:paraId="08E3B5D6" w14:textId="0714189D" w:rsidR="00347FF5" w:rsidRDefault="00347FF5" w:rsidP="00347FF5">
      <w:pPr>
        <w:pStyle w:val="af3"/>
      </w:pPr>
      <w:r>
        <w:rPr>
          <w:noProof/>
        </w:rPr>
        <w:lastRenderedPageBreak/>
        <w:drawing>
          <wp:inline distT="0" distB="0" distL="0" distR="0" wp14:anchorId="2900E4F3" wp14:editId="4E7D549C">
            <wp:extent cx="4275666" cy="679082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14470" b="3320"/>
                    <a:stretch/>
                  </pic:blipFill>
                  <pic:spPr bwMode="auto">
                    <a:xfrm>
                      <a:off x="0" y="0"/>
                      <a:ext cx="4283514" cy="6803292"/>
                    </a:xfrm>
                    <a:prstGeom prst="rect">
                      <a:avLst/>
                    </a:prstGeom>
                    <a:ln>
                      <a:noFill/>
                    </a:ln>
                    <a:extLst>
                      <a:ext uri="{53640926-AAD7-44D8-BBD7-CCE9431645EC}">
                        <a14:shadowObscured xmlns:a14="http://schemas.microsoft.com/office/drawing/2010/main"/>
                      </a:ext>
                    </a:extLst>
                  </pic:spPr>
                </pic:pic>
              </a:graphicData>
            </a:graphic>
          </wp:inline>
        </w:drawing>
      </w:r>
    </w:p>
    <w:p w14:paraId="3C048E70" w14:textId="34106E73" w:rsidR="00E0307D" w:rsidRDefault="00E0307D" w:rsidP="00BE335C">
      <w:pPr>
        <w:pStyle w:val="a8"/>
        <w:spacing w:before="163"/>
      </w:pPr>
      <w:bookmarkStart w:id="38" w:name="_Toc107515632"/>
      <w:r>
        <w:rPr>
          <w:rFonts w:hint="eastAsia"/>
        </w:rPr>
        <w:t>3</w:t>
      </w:r>
      <w:r>
        <w:t>.2.4</w:t>
      </w:r>
      <w:r>
        <w:rPr>
          <w:rFonts w:hint="eastAsia"/>
        </w:rPr>
        <w:t>仓库管理</w:t>
      </w:r>
      <w:bookmarkEnd w:id="38"/>
    </w:p>
    <w:p w14:paraId="181464F4" w14:textId="4E2E29EB" w:rsidR="00A02947" w:rsidRDefault="00A02947" w:rsidP="00A02947">
      <w:pPr>
        <w:ind w:firstLine="480"/>
      </w:pPr>
      <w:r>
        <w:rPr>
          <w:rFonts w:hint="eastAsia"/>
        </w:rPr>
        <w:t>用户点击仓库管理后可以选择添加仓库，更新仓库和查看所有仓库信息的功能。</w:t>
      </w:r>
    </w:p>
    <w:p w14:paraId="756A0924" w14:textId="6171A6CD" w:rsidR="00A02947" w:rsidRDefault="00A02947" w:rsidP="00A02947">
      <w:pPr>
        <w:ind w:firstLine="480"/>
      </w:pPr>
      <w:r>
        <w:rPr>
          <w:rFonts w:hint="eastAsia"/>
        </w:rPr>
        <w:t>选择添加仓库后可以填写仓库信息，提示用户添加成功。选择更新仓库后，选择入库或者出库，操作成功后提示用户操作成功。选择查看所有仓库信息后，在页面显示出所有的仓库信息列表。</w:t>
      </w:r>
    </w:p>
    <w:p w14:paraId="7B95BDAF" w14:textId="582A7583" w:rsidR="00A02947" w:rsidRDefault="00A02947" w:rsidP="00A02947">
      <w:pPr>
        <w:pStyle w:val="af3"/>
      </w:pPr>
      <w:r>
        <w:rPr>
          <w:noProof/>
        </w:rPr>
        <w:lastRenderedPageBreak/>
        <w:drawing>
          <wp:inline distT="0" distB="0" distL="0" distR="0" wp14:anchorId="6496AD41" wp14:editId="4B640BEE">
            <wp:extent cx="5939790" cy="7730066"/>
            <wp:effectExtent l="0" t="0" r="381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2441"/>
                    <a:stretch/>
                  </pic:blipFill>
                  <pic:spPr bwMode="auto">
                    <a:xfrm>
                      <a:off x="0" y="0"/>
                      <a:ext cx="5939790" cy="7730066"/>
                    </a:xfrm>
                    <a:prstGeom prst="rect">
                      <a:avLst/>
                    </a:prstGeom>
                    <a:ln>
                      <a:noFill/>
                    </a:ln>
                    <a:extLst>
                      <a:ext uri="{53640926-AAD7-44D8-BBD7-CCE9431645EC}">
                        <a14:shadowObscured xmlns:a14="http://schemas.microsoft.com/office/drawing/2010/main"/>
                      </a:ext>
                    </a:extLst>
                  </pic:spPr>
                </pic:pic>
              </a:graphicData>
            </a:graphic>
          </wp:inline>
        </w:drawing>
      </w:r>
    </w:p>
    <w:p w14:paraId="6FEB0A70" w14:textId="707D96E7" w:rsidR="00A02947" w:rsidRDefault="00A02947" w:rsidP="00A02947">
      <w:pPr>
        <w:ind w:firstLine="480"/>
      </w:pPr>
    </w:p>
    <w:p w14:paraId="1D131E39" w14:textId="77777777" w:rsidR="00A02947" w:rsidRDefault="00A02947" w:rsidP="00A02947">
      <w:pPr>
        <w:ind w:firstLine="480"/>
      </w:pPr>
    </w:p>
    <w:p w14:paraId="5EEDFF29" w14:textId="264BC66E" w:rsidR="00E0307D" w:rsidRDefault="00E0307D" w:rsidP="00BE335C">
      <w:pPr>
        <w:pStyle w:val="2"/>
        <w:spacing w:before="163"/>
      </w:pPr>
      <w:bookmarkStart w:id="39" w:name="_Toc107515633"/>
      <w:r>
        <w:rPr>
          <w:rFonts w:hint="eastAsia"/>
        </w:rPr>
        <w:lastRenderedPageBreak/>
        <w:t>3</w:t>
      </w:r>
      <w:r>
        <w:t>.3</w:t>
      </w:r>
      <w:r>
        <w:rPr>
          <w:rFonts w:hint="eastAsia"/>
        </w:rPr>
        <w:t>订单信息管理</w:t>
      </w:r>
      <w:bookmarkEnd w:id="39"/>
    </w:p>
    <w:p w14:paraId="16889F58" w14:textId="77777777" w:rsidR="00B509DD" w:rsidRDefault="00B509DD" w:rsidP="00B509DD">
      <w:pPr>
        <w:ind w:firstLine="480"/>
      </w:pPr>
      <w:r>
        <w:rPr>
          <w:rFonts w:hint="eastAsia"/>
        </w:rPr>
        <w:t>用</w:t>
      </w:r>
      <w:r>
        <w:rPr>
          <w:rFonts w:hint="eastAsia"/>
        </w:rPr>
        <w:t>户进入订单管理界面，颜面中显示当前数据库中存放的订单信息。此时若用户不做操作</w:t>
      </w:r>
      <w:r>
        <w:rPr>
          <w:rFonts w:hint="eastAsia"/>
        </w:rPr>
        <w:t>，</w:t>
      </w:r>
      <w:r>
        <w:rPr>
          <w:rFonts w:hint="eastAsia"/>
        </w:rPr>
        <w:t>则界面不做响应。</w:t>
      </w:r>
      <w:r>
        <w:rPr>
          <w:rFonts w:hint="eastAsia"/>
        </w:rPr>
        <w:t>用</w:t>
      </w:r>
      <w:r>
        <w:rPr>
          <w:rFonts w:hint="eastAsia"/>
        </w:rPr>
        <w:t>户点击新增订单按钮，弹出窗口让用户填写订单相关信息，</w:t>
      </w:r>
      <w:r>
        <w:rPr>
          <w:rFonts w:hint="eastAsia"/>
        </w:rPr>
        <w:t>用</w:t>
      </w:r>
      <w:r>
        <w:rPr>
          <w:rFonts w:hint="eastAsia"/>
        </w:rPr>
        <w:t>户点击确认，将该条订单信息存入数据库，刷新订单信息管理界面，回到开始状态。</w:t>
      </w:r>
    </w:p>
    <w:p w14:paraId="17755F39" w14:textId="04537D24" w:rsidR="00B509DD" w:rsidRDefault="00B509DD" w:rsidP="00B509DD">
      <w:pPr>
        <w:ind w:firstLine="480"/>
        <w:rPr>
          <w:rFonts w:hint="eastAsia"/>
        </w:rPr>
      </w:pPr>
      <w:r>
        <w:rPr>
          <w:rFonts w:hint="eastAsia"/>
        </w:rPr>
        <w:t>用户</w:t>
      </w:r>
      <w:r>
        <w:rPr>
          <w:rFonts w:hint="eastAsia"/>
        </w:rPr>
        <w:t>点</w:t>
      </w:r>
      <w:r>
        <w:rPr>
          <w:rFonts w:hint="eastAsia"/>
        </w:rPr>
        <w:t>击</w:t>
      </w:r>
      <w:r>
        <w:rPr>
          <w:rFonts w:hint="eastAsia"/>
        </w:rPr>
        <w:t>结款按钮，弹出窗口显示询问是否确认结款，结款后的订单信息同步到数据库</w:t>
      </w:r>
      <w:r>
        <w:rPr>
          <w:rFonts w:hint="eastAsia"/>
        </w:rPr>
        <w:t>,</w:t>
      </w:r>
      <w:r>
        <w:rPr>
          <w:rFonts w:hint="eastAsia"/>
        </w:rPr>
        <w:t>刷新配送信息管理界面，回到开始状态。</w:t>
      </w:r>
    </w:p>
    <w:p w14:paraId="6AB6DDF2" w14:textId="7C4B2B9B" w:rsidR="00A02947" w:rsidRPr="00A02947" w:rsidRDefault="008E071F" w:rsidP="00A02947">
      <w:pPr>
        <w:pStyle w:val="af3"/>
      </w:pPr>
      <w:r>
        <w:rPr>
          <w:noProof/>
        </w:rPr>
        <w:drawing>
          <wp:inline distT="0" distB="0" distL="0" distR="0" wp14:anchorId="6AD4DDB4" wp14:editId="7267FDCD">
            <wp:extent cx="4883188" cy="7044266"/>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2476" b="4204"/>
                    <a:stretch/>
                  </pic:blipFill>
                  <pic:spPr bwMode="auto">
                    <a:xfrm>
                      <a:off x="0" y="0"/>
                      <a:ext cx="4898250" cy="7065994"/>
                    </a:xfrm>
                    <a:prstGeom prst="rect">
                      <a:avLst/>
                    </a:prstGeom>
                    <a:ln>
                      <a:noFill/>
                    </a:ln>
                    <a:extLst>
                      <a:ext uri="{53640926-AAD7-44D8-BBD7-CCE9431645EC}">
                        <a14:shadowObscured xmlns:a14="http://schemas.microsoft.com/office/drawing/2010/main"/>
                      </a:ext>
                    </a:extLst>
                  </pic:spPr>
                </pic:pic>
              </a:graphicData>
            </a:graphic>
          </wp:inline>
        </w:drawing>
      </w:r>
    </w:p>
    <w:p w14:paraId="0496C3DE" w14:textId="1A80868E" w:rsidR="007D0476" w:rsidRDefault="007D0476" w:rsidP="00BE335C">
      <w:pPr>
        <w:pStyle w:val="2"/>
        <w:spacing w:before="163"/>
      </w:pPr>
      <w:bookmarkStart w:id="40" w:name="_Toc107515634"/>
      <w:r>
        <w:rPr>
          <w:rFonts w:hint="eastAsia"/>
        </w:rPr>
        <w:lastRenderedPageBreak/>
        <w:t>3</w:t>
      </w:r>
      <w:r>
        <w:t>.4</w:t>
      </w:r>
      <w:r>
        <w:rPr>
          <w:rFonts w:hint="eastAsia"/>
        </w:rPr>
        <w:t>配送信息管理</w:t>
      </w:r>
      <w:bookmarkEnd w:id="40"/>
    </w:p>
    <w:p w14:paraId="4FB6AA69" w14:textId="39BB0FB5" w:rsidR="008E071F" w:rsidRDefault="008E071F" w:rsidP="008E071F">
      <w:pPr>
        <w:ind w:firstLine="480"/>
      </w:pPr>
      <w:r w:rsidRPr="008E071F">
        <w:rPr>
          <w:rFonts w:hint="eastAsia"/>
        </w:rPr>
        <w:t>用户进入配送信息管理界面，该页面中显示当前数据库中存放的配送信息。此时若用户不做操作，则界面不做响应。用户点击新增配送按钮，弹出窗口让用户填写配送相关信息，用户点击确认，将该条配送信息存入数据库，刷新配送信息管理界面，回到开始状态。用户点击编辑配送按钮，弹出窗口显示当前配送信息，用户可以对其进行修改。点击确认，修改后的新配送信息同步到数据库，刷新配送信息管理界面，回到开始状态。用户点击单条配送信息对应的审核配送按钮，弹出对话框显示当前详细配送信息，用户审核后点击通过或不通过，更新配送信息审核结果，回到开始状态</w:t>
      </w:r>
      <w:r>
        <w:rPr>
          <w:rFonts w:hint="eastAsia"/>
        </w:rPr>
        <w:t>。活动图如下：</w:t>
      </w:r>
    </w:p>
    <w:p w14:paraId="585672A9" w14:textId="6DD8E873" w:rsidR="008E071F" w:rsidRPr="008E071F" w:rsidRDefault="008E071F" w:rsidP="008E071F">
      <w:pPr>
        <w:pStyle w:val="af3"/>
      </w:pPr>
      <w:r>
        <w:rPr>
          <w:noProof/>
        </w:rPr>
        <w:drawing>
          <wp:inline distT="0" distB="0" distL="0" distR="0" wp14:anchorId="355A6E40" wp14:editId="4E79AE31">
            <wp:extent cx="6032951" cy="6553200"/>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753" b="3986"/>
                    <a:stretch/>
                  </pic:blipFill>
                  <pic:spPr bwMode="auto">
                    <a:xfrm>
                      <a:off x="0" y="0"/>
                      <a:ext cx="6035657" cy="6556140"/>
                    </a:xfrm>
                    <a:prstGeom prst="rect">
                      <a:avLst/>
                    </a:prstGeom>
                    <a:ln>
                      <a:noFill/>
                    </a:ln>
                    <a:extLst>
                      <a:ext uri="{53640926-AAD7-44D8-BBD7-CCE9431645EC}">
                        <a14:shadowObscured xmlns:a14="http://schemas.microsoft.com/office/drawing/2010/main"/>
                      </a:ext>
                    </a:extLst>
                  </pic:spPr>
                </pic:pic>
              </a:graphicData>
            </a:graphic>
          </wp:inline>
        </w:drawing>
      </w:r>
    </w:p>
    <w:p w14:paraId="494A828D" w14:textId="3FE5CF22" w:rsidR="007D0476" w:rsidRDefault="007D0476" w:rsidP="00BE335C">
      <w:pPr>
        <w:pStyle w:val="2"/>
        <w:spacing w:before="163"/>
      </w:pPr>
      <w:bookmarkStart w:id="41" w:name="_Toc107515635"/>
      <w:r>
        <w:rPr>
          <w:rFonts w:hint="eastAsia"/>
        </w:rPr>
        <w:lastRenderedPageBreak/>
        <w:t>3</w:t>
      </w:r>
      <w:r>
        <w:t>.5</w:t>
      </w:r>
      <w:r>
        <w:rPr>
          <w:rFonts w:hint="eastAsia"/>
        </w:rPr>
        <w:t>运输信息管理</w:t>
      </w:r>
      <w:bookmarkEnd w:id="41"/>
    </w:p>
    <w:p w14:paraId="0EC69377" w14:textId="6421EC82" w:rsidR="001772D2" w:rsidRDefault="001772D2" w:rsidP="001772D2">
      <w:pPr>
        <w:pStyle w:val="a8"/>
        <w:spacing w:before="163"/>
      </w:pPr>
      <w:bookmarkStart w:id="42" w:name="_Toc107515636"/>
      <w:r>
        <w:rPr>
          <w:rFonts w:hint="eastAsia"/>
        </w:rPr>
        <w:t>3</w:t>
      </w:r>
      <w:r>
        <w:t>.5.1</w:t>
      </w:r>
      <w:r>
        <w:rPr>
          <w:rFonts w:hint="eastAsia"/>
        </w:rPr>
        <w:t>车辆信息管理</w:t>
      </w:r>
      <w:bookmarkEnd w:id="42"/>
    </w:p>
    <w:p w14:paraId="6E481F0B" w14:textId="4FF540DF" w:rsidR="00542CBB" w:rsidRDefault="00542CBB" w:rsidP="00542CBB">
      <w:pPr>
        <w:ind w:firstLine="480"/>
      </w:pPr>
      <w:r w:rsidRPr="00542CBB">
        <w:rPr>
          <w:rFonts w:hint="eastAsia"/>
        </w:rPr>
        <w:t>用户进入车辆信息展示界面，界面列出现有数据库中的车辆信息。若用户不做交互，则界面不产生响应。若用户点击添加车辆按钮，则弹出窗口让用户输入车辆信息。用户输入结束后点击验证</w:t>
      </w:r>
      <w:r w:rsidRPr="00542CBB">
        <w:rPr>
          <w:rFonts w:hint="eastAsia"/>
        </w:rPr>
        <w:t>(</w:t>
      </w:r>
      <w:r w:rsidRPr="00542CBB">
        <w:rPr>
          <w:rFonts w:hint="eastAsia"/>
        </w:rPr>
        <w:t>确认</w:t>
      </w:r>
      <w:r w:rsidRPr="00542CBB">
        <w:rPr>
          <w:rFonts w:hint="eastAsia"/>
        </w:rPr>
        <w:t>)</w:t>
      </w:r>
      <w:r w:rsidRPr="00542CBB">
        <w:rPr>
          <w:rFonts w:hint="eastAsia"/>
        </w:rPr>
        <w:t>按钮，后台验证用户输入的车辆信息是否有效，若有效则将信息添加到数据库中，添加车辆操作结束，返回并刷新车辆信息展示界面。若用户输入的车辆信息验证无效，则提示用户并阻塞在该界面</w:t>
      </w:r>
      <w:r>
        <w:rPr>
          <w:rFonts w:hint="eastAsia"/>
        </w:rPr>
        <w:t>。活动图如下：</w:t>
      </w:r>
    </w:p>
    <w:p w14:paraId="35795392" w14:textId="4EAA59A4" w:rsidR="00542CBB" w:rsidRDefault="00542CBB" w:rsidP="00542CBB">
      <w:pPr>
        <w:pStyle w:val="af3"/>
      </w:pPr>
      <w:r>
        <w:rPr>
          <w:noProof/>
        </w:rPr>
        <w:drawing>
          <wp:inline distT="0" distB="0" distL="0" distR="0" wp14:anchorId="126614F9" wp14:editId="4752CDB4">
            <wp:extent cx="4297440" cy="6708129"/>
            <wp:effectExtent l="0" t="0" r="825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476" b="6298"/>
                    <a:stretch/>
                  </pic:blipFill>
                  <pic:spPr bwMode="auto">
                    <a:xfrm>
                      <a:off x="0" y="0"/>
                      <a:ext cx="4317624" cy="6739636"/>
                    </a:xfrm>
                    <a:prstGeom prst="rect">
                      <a:avLst/>
                    </a:prstGeom>
                    <a:ln>
                      <a:noFill/>
                    </a:ln>
                    <a:extLst>
                      <a:ext uri="{53640926-AAD7-44D8-BBD7-CCE9431645EC}">
                        <a14:shadowObscured xmlns:a14="http://schemas.microsoft.com/office/drawing/2010/main"/>
                      </a:ext>
                    </a:extLst>
                  </pic:spPr>
                </pic:pic>
              </a:graphicData>
            </a:graphic>
          </wp:inline>
        </w:drawing>
      </w:r>
    </w:p>
    <w:p w14:paraId="783DCDF4" w14:textId="2D26E7C0" w:rsidR="001772D2" w:rsidRDefault="001772D2" w:rsidP="001772D2">
      <w:pPr>
        <w:pStyle w:val="a8"/>
        <w:spacing w:before="163"/>
      </w:pPr>
      <w:bookmarkStart w:id="43" w:name="_Toc107515637"/>
      <w:r>
        <w:rPr>
          <w:rFonts w:hint="eastAsia"/>
        </w:rPr>
        <w:lastRenderedPageBreak/>
        <w:t>3</w:t>
      </w:r>
      <w:r>
        <w:t>.5.2</w:t>
      </w:r>
      <w:r>
        <w:rPr>
          <w:rFonts w:hint="eastAsia"/>
        </w:rPr>
        <w:t>驾驶员信息管理</w:t>
      </w:r>
      <w:bookmarkEnd w:id="43"/>
    </w:p>
    <w:p w14:paraId="48956A85" w14:textId="7B78CA59" w:rsidR="001772D2" w:rsidRDefault="008E22C5" w:rsidP="001772D2">
      <w:pPr>
        <w:ind w:firstLine="480"/>
      </w:pPr>
      <w:r w:rsidRPr="008E22C5">
        <w:rPr>
          <w:rFonts w:hint="eastAsia"/>
        </w:rPr>
        <w:t>用户进入司机信息界面，若不做交互，则页面不做响应。若用户点击添加司机按钮，弹出窗口让用户输入司机信息，输入完成后用户点击确认按钮，新司机条目被添加到数据库中，进入结束状态。若用户点击编辑司机按钮，弹出窗口显示选中司机的现有信息，用户对其修改。修改完成后点击确认按钮，更新数据库中对应条目，进入结束状态。若用户点击删除司机按钮，弹出警告对话框待用户确认，若用户确认，则删除数据库中对应司机信息条目，进入结束状态。进入结束状态后，刷新司机信息界面。</w:t>
      </w:r>
      <w:r>
        <w:rPr>
          <w:rFonts w:hint="eastAsia"/>
        </w:rPr>
        <w:t>活动图如下：</w:t>
      </w:r>
    </w:p>
    <w:p w14:paraId="1D1A76E3" w14:textId="370EB538" w:rsidR="008E22C5" w:rsidRPr="00542CBB" w:rsidRDefault="008E22C5" w:rsidP="008E22C5">
      <w:pPr>
        <w:pStyle w:val="af3"/>
        <w:rPr>
          <w:rFonts w:hint="eastAsia"/>
        </w:rPr>
      </w:pPr>
      <w:r>
        <w:rPr>
          <w:noProof/>
        </w:rPr>
        <w:drawing>
          <wp:inline distT="0" distB="0" distL="0" distR="0" wp14:anchorId="4A4AE7CE" wp14:editId="192B0616">
            <wp:extent cx="5845401" cy="6606540"/>
            <wp:effectExtent l="0" t="0" r="3175"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13888"/>
                    <a:stretch/>
                  </pic:blipFill>
                  <pic:spPr bwMode="auto">
                    <a:xfrm>
                      <a:off x="0" y="0"/>
                      <a:ext cx="5846430" cy="6607703"/>
                    </a:xfrm>
                    <a:prstGeom prst="rect">
                      <a:avLst/>
                    </a:prstGeom>
                    <a:ln>
                      <a:noFill/>
                    </a:ln>
                    <a:extLst>
                      <a:ext uri="{53640926-AAD7-44D8-BBD7-CCE9431645EC}">
                        <a14:shadowObscured xmlns:a14="http://schemas.microsoft.com/office/drawing/2010/main"/>
                      </a:ext>
                    </a:extLst>
                  </pic:spPr>
                </pic:pic>
              </a:graphicData>
            </a:graphic>
          </wp:inline>
        </w:drawing>
      </w:r>
    </w:p>
    <w:p w14:paraId="5CFEFBA9" w14:textId="3C225B5A" w:rsidR="007D0476" w:rsidRDefault="007D0476" w:rsidP="00BE335C">
      <w:pPr>
        <w:pStyle w:val="2"/>
        <w:spacing w:before="163"/>
      </w:pPr>
      <w:bookmarkStart w:id="44" w:name="_Toc107515638"/>
      <w:r>
        <w:rPr>
          <w:rFonts w:hint="eastAsia"/>
        </w:rPr>
        <w:lastRenderedPageBreak/>
        <w:t>3</w:t>
      </w:r>
      <w:r>
        <w:t>.6</w:t>
      </w:r>
      <w:r>
        <w:rPr>
          <w:rFonts w:hint="eastAsia"/>
        </w:rPr>
        <w:t>数据分析管理</w:t>
      </w:r>
      <w:bookmarkEnd w:id="44"/>
    </w:p>
    <w:p w14:paraId="2C923CC0" w14:textId="14515BFA" w:rsidR="007D0476" w:rsidRDefault="007D0476" w:rsidP="00BE335C">
      <w:pPr>
        <w:pStyle w:val="2"/>
        <w:spacing w:before="163"/>
      </w:pPr>
      <w:bookmarkStart w:id="45" w:name="_Toc107515639"/>
      <w:r>
        <w:rPr>
          <w:rFonts w:hint="eastAsia"/>
        </w:rPr>
        <w:t>3.</w:t>
      </w:r>
      <w:r>
        <w:t>7</w:t>
      </w:r>
      <w:r>
        <w:rPr>
          <w:rFonts w:hint="eastAsia"/>
        </w:rPr>
        <w:tab/>
      </w:r>
      <w:r>
        <w:rPr>
          <w:rFonts w:hint="eastAsia"/>
        </w:rPr>
        <w:t>二期开发</w:t>
      </w:r>
      <w:bookmarkEnd w:id="45"/>
    </w:p>
    <w:p w14:paraId="01316F31" w14:textId="59A812BE" w:rsidR="007D0476" w:rsidRDefault="007D0476" w:rsidP="00BE335C">
      <w:pPr>
        <w:pStyle w:val="a8"/>
        <w:spacing w:before="163"/>
      </w:pPr>
      <w:bookmarkStart w:id="46" w:name="_Toc107515640"/>
      <w:r>
        <w:rPr>
          <w:rFonts w:hint="eastAsia"/>
        </w:rPr>
        <w:t>3.</w:t>
      </w:r>
      <w:r>
        <w:t>7</w:t>
      </w:r>
      <w:r>
        <w:rPr>
          <w:rFonts w:hint="eastAsia"/>
        </w:rPr>
        <w:t xml:space="preserve">.1 </w:t>
      </w:r>
      <w:r>
        <w:rPr>
          <w:rFonts w:hint="eastAsia"/>
        </w:rPr>
        <w:t>实现企业的收费管理</w:t>
      </w:r>
      <w:bookmarkEnd w:id="46"/>
    </w:p>
    <w:p w14:paraId="60834B51" w14:textId="77777777" w:rsidR="007D0476" w:rsidRDefault="007D0476" w:rsidP="007D0476">
      <w:pPr>
        <w:ind w:firstLine="480"/>
      </w:pPr>
      <w:r>
        <w:rPr>
          <w:rFonts w:hint="eastAsia"/>
        </w:rPr>
        <w:t>对企业收费条件进行管理。</w:t>
      </w:r>
    </w:p>
    <w:p w14:paraId="67EEE95E" w14:textId="77777777" w:rsidR="007D0476" w:rsidRDefault="007D0476" w:rsidP="00BE335C">
      <w:pPr>
        <w:pStyle w:val="1"/>
        <w:spacing w:before="163"/>
      </w:pPr>
      <w:bookmarkStart w:id="47" w:name="_Toc107515641"/>
      <w:r>
        <w:rPr>
          <w:rFonts w:hint="eastAsia"/>
        </w:rPr>
        <w:t>4.</w:t>
      </w:r>
      <w:r>
        <w:rPr>
          <w:rFonts w:hint="eastAsia"/>
        </w:rPr>
        <w:tab/>
      </w:r>
      <w:r>
        <w:rPr>
          <w:rFonts w:hint="eastAsia"/>
        </w:rPr>
        <w:t>性能</w:t>
      </w:r>
      <w:bookmarkEnd w:id="47"/>
    </w:p>
    <w:p w14:paraId="537BB3DB" w14:textId="77777777" w:rsidR="007D0476" w:rsidRDefault="007D0476" w:rsidP="007D0476">
      <w:pPr>
        <w:ind w:firstLine="480"/>
      </w:pPr>
      <w:r>
        <w:rPr>
          <w:rFonts w:hint="eastAsia"/>
        </w:rPr>
        <w:t>所有企业信息，个人信息的响应时间不应该超过</w:t>
      </w:r>
      <w:r>
        <w:rPr>
          <w:rFonts w:hint="eastAsia"/>
        </w:rPr>
        <w:t>20</w:t>
      </w:r>
      <w:r>
        <w:rPr>
          <w:rFonts w:hint="eastAsia"/>
        </w:rPr>
        <w:t>秒。</w:t>
      </w:r>
    </w:p>
    <w:p w14:paraId="4BAFCA4D" w14:textId="77777777" w:rsidR="007D0476" w:rsidRDefault="007D0476" w:rsidP="00BE335C">
      <w:pPr>
        <w:pStyle w:val="1"/>
        <w:spacing w:before="163"/>
      </w:pPr>
      <w:bookmarkStart w:id="48" w:name="_Toc107515642"/>
      <w:r>
        <w:rPr>
          <w:rFonts w:hint="eastAsia"/>
        </w:rPr>
        <w:t>5.</w:t>
      </w:r>
      <w:r>
        <w:rPr>
          <w:rFonts w:hint="eastAsia"/>
        </w:rPr>
        <w:tab/>
      </w:r>
      <w:r>
        <w:rPr>
          <w:rFonts w:hint="eastAsia"/>
        </w:rPr>
        <w:t>接口</w:t>
      </w:r>
      <w:bookmarkEnd w:id="48"/>
    </w:p>
    <w:p w14:paraId="31F0BB79" w14:textId="77777777" w:rsidR="007D0476" w:rsidRDefault="007D0476" w:rsidP="00BE335C">
      <w:pPr>
        <w:pStyle w:val="2"/>
        <w:spacing w:before="163"/>
      </w:pPr>
      <w:bookmarkStart w:id="49" w:name="_Toc107515643"/>
      <w:r>
        <w:rPr>
          <w:rFonts w:hint="eastAsia"/>
        </w:rPr>
        <w:t>5.1</w:t>
      </w:r>
      <w:r>
        <w:rPr>
          <w:rFonts w:hint="eastAsia"/>
        </w:rPr>
        <w:tab/>
      </w:r>
      <w:r>
        <w:rPr>
          <w:rFonts w:hint="eastAsia"/>
        </w:rPr>
        <w:t>软件接口</w:t>
      </w:r>
      <w:bookmarkEnd w:id="49"/>
    </w:p>
    <w:p w14:paraId="7B54E014" w14:textId="77777777" w:rsidR="007D0476" w:rsidRDefault="007D0476" w:rsidP="007D0476">
      <w:pPr>
        <w:ind w:firstLine="480"/>
      </w:pPr>
      <w:r>
        <w:rPr>
          <w:rFonts w:hint="eastAsia"/>
        </w:rPr>
        <w:t>1.</w:t>
      </w:r>
      <w:r>
        <w:rPr>
          <w:rFonts w:hint="eastAsia"/>
        </w:rPr>
        <w:tab/>
      </w:r>
      <w:r>
        <w:rPr>
          <w:rFonts w:hint="eastAsia"/>
        </w:rPr>
        <w:t>邮件发送接口（</w:t>
      </w:r>
      <w:r>
        <w:rPr>
          <w:rFonts w:hint="eastAsia"/>
        </w:rPr>
        <w:t>JAVAMAIL</w:t>
      </w:r>
      <w:r>
        <w:rPr>
          <w:rFonts w:hint="eastAsia"/>
        </w:rPr>
        <w:t>）</w:t>
      </w:r>
    </w:p>
    <w:p w14:paraId="02255847" w14:textId="77777777" w:rsidR="007D0476" w:rsidRDefault="007D0476" w:rsidP="007D0476">
      <w:pPr>
        <w:ind w:firstLine="480"/>
      </w:pPr>
      <w:r>
        <w:rPr>
          <w:rFonts w:hint="eastAsia"/>
        </w:rPr>
        <w:t>2.</w:t>
      </w:r>
      <w:r>
        <w:rPr>
          <w:rFonts w:hint="eastAsia"/>
        </w:rPr>
        <w:tab/>
      </w:r>
      <w:r>
        <w:rPr>
          <w:rFonts w:hint="eastAsia"/>
        </w:rPr>
        <w:t>数据密码加密</w:t>
      </w:r>
      <w:r>
        <w:rPr>
          <w:rFonts w:hint="eastAsia"/>
        </w:rPr>
        <w:t>(MD5)</w:t>
      </w:r>
    </w:p>
    <w:p w14:paraId="6DB85CC1" w14:textId="77777777" w:rsidR="007D0476" w:rsidRDefault="007D0476" w:rsidP="007D0476">
      <w:pPr>
        <w:ind w:firstLine="480"/>
      </w:pPr>
      <w:r>
        <w:rPr>
          <w:rFonts w:hint="eastAsia"/>
        </w:rPr>
        <w:t>3.</w:t>
      </w:r>
      <w:r>
        <w:rPr>
          <w:rFonts w:hint="eastAsia"/>
        </w:rPr>
        <w:tab/>
      </w:r>
      <w:r>
        <w:rPr>
          <w:rFonts w:hint="eastAsia"/>
        </w:rPr>
        <w:t>文件上传下载（</w:t>
      </w:r>
      <w:proofErr w:type="spellStart"/>
      <w:r>
        <w:rPr>
          <w:rFonts w:hint="eastAsia"/>
        </w:rPr>
        <w:t>SmartUpload</w:t>
      </w:r>
      <w:proofErr w:type="spellEnd"/>
      <w:r>
        <w:rPr>
          <w:rFonts w:hint="eastAsia"/>
        </w:rPr>
        <w:t>）</w:t>
      </w:r>
    </w:p>
    <w:p w14:paraId="0D1754D4" w14:textId="32FD9F8D" w:rsidR="007D0476" w:rsidRDefault="007D0476" w:rsidP="007D0476">
      <w:pPr>
        <w:ind w:firstLine="480"/>
      </w:pPr>
      <w:r>
        <w:rPr>
          <w:rFonts w:hint="eastAsia"/>
        </w:rPr>
        <w:t>4.</w:t>
      </w:r>
      <w:r>
        <w:rPr>
          <w:rFonts w:hint="eastAsia"/>
        </w:rPr>
        <w:tab/>
      </w:r>
      <w:r>
        <w:rPr>
          <w:rFonts w:hint="eastAsia"/>
        </w:rPr>
        <w:t>日期选择（</w:t>
      </w:r>
      <w:r>
        <w:rPr>
          <w:rFonts w:hint="eastAsia"/>
        </w:rPr>
        <w:t>WDATEPICKER</w:t>
      </w:r>
      <w:r>
        <w:rPr>
          <w:rFonts w:hint="eastAsia"/>
        </w:rPr>
        <w:t>）</w:t>
      </w:r>
    </w:p>
    <w:p w14:paraId="46DEA9E8" w14:textId="2D032B5F" w:rsidR="007C374B" w:rsidRDefault="007C374B" w:rsidP="007D0476">
      <w:pPr>
        <w:ind w:firstLine="480"/>
      </w:pPr>
    </w:p>
    <w:p w14:paraId="6DA39B7F" w14:textId="38915BFC" w:rsidR="007C374B" w:rsidRDefault="007C374B" w:rsidP="007D0476">
      <w:pPr>
        <w:ind w:firstLine="480"/>
      </w:pPr>
    </w:p>
    <w:p w14:paraId="3B82AE56" w14:textId="1F66E047" w:rsidR="007C374B" w:rsidRDefault="007C374B" w:rsidP="007D0476">
      <w:pPr>
        <w:ind w:firstLine="480"/>
      </w:pPr>
    </w:p>
    <w:p w14:paraId="48B6BEC3" w14:textId="25C116CF" w:rsidR="007C374B" w:rsidRDefault="007C374B" w:rsidP="007D0476">
      <w:pPr>
        <w:ind w:firstLine="480"/>
      </w:pPr>
    </w:p>
    <w:p w14:paraId="7B94C01D" w14:textId="149B0C3A" w:rsidR="007C374B" w:rsidRDefault="007C374B" w:rsidP="007D0476">
      <w:pPr>
        <w:ind w:firstLine="480"/>
      </w:pPr>
    </w:p>
    <w:p w14:paraId="1B30D1EF" w14:textId="3AF26E87" w:rsidR="007C374B" w:rsidRDefault="007C374B" w:rsidP="007D0476">
      <w:pPr>
        <w:ind w:firstLine="480"/>
      </w:pPr>
    </w:p>
    <w:p w14:paraId="01870D6F" w14:textId="351B0D61" w:rsidR="007C374B" w:rsidRDefault="007C374B" w:rsidP="007D0476">
      <w:pPr>
        <w:ind w:firstLine="480"/>
      </w:pPr>
    </w:p>
    <w:p w14:paraId="69DD029A" w14:textId="5EB9B468" w:rsidR="007C374B" w:rsidRDefault="007C374B" w:rsidP="007D0476">
      <w:pPr>
        <w:ind w:firstLine="480"/>
      </w:pPr>
    </w:p>
    <w:p w14:paraId="154AF5DE" w14:textId="77C6F154" w:rsidR="007C374B" w:rsidRDefault="007C374B" w:rsidP="007D0476">
      <w:pPr>
        <w:ind w:firstLine="480"/>
      </w:pPr>
    </w:p>
    <w:p w14:paraId="26251FC0" w14:textId="793FC284" w:rsidR="007C374B" w:rsidRDefault="007C374B" w:rsidP="007D0476">
      <w:pPr>
        <w:ind w:firstLine="480"/>
      </w:pPr>
    </w:p>
    <w:p w14:paraId="1E1643E2" w14:textId="5736E761" w:rsidR="007C374B" w:rsidRDefault="007C374B" w:rsidP="007D0476">
      <w:pPr>
        <w:ind w:firstLine="480"/>
      </w:pPr>
    </w:p>
    <w:p w14:paraId="70574981" w14:textId="5FABCED3" w:rsidR="007C374B" w:rsidRDefault="007C374B" w:rsidP="007D0476">
      <w:pPr>
        <w:ind w:firstLine="480"/>
      </w:pPr>
    </w:p>
    <w:p w14:paraId="5D2A6352" w14:textId="3E31257E" w:rsidR="007C374B" w:rsidRDefault="007C374B" w:rsidP="007D0476">
      <w:pPr>
        <w:ind w:firstLine="480"/>
      </w:pPr>
    </w:p>
    <w:p w14:paraId="7E783168" w14:textId="640C4C6E" w:rsidR="007C374B" w:rsidRDefault="007C374B" w:rsidP="007D0476">
      <w:pPr>
        <w:ind w:firstLine="480"/>
      </w:pPr>
    </w:p>
    <w:p w14:paraId="46DCF64C" w14:textId="25E18F63" w:rsidR="007C374B" w:rsidRDefault="007C374B" w:rsidP="007D0476">
      <w:pPr>
        <w:ind w:firstLine="480"/>
      </w:pPr>
    </w:p>
    <w:p w14:paraId="59469145" w14:textId="033FE8C6" w:rsidR="007C374B" w:rsidRDefault="007C374B" w:rsidP="007D0476">
      <w:pPr>
        <w:ind w:firstLine="480"/>
      </w:pPr>
    </w:p>
    <w:p w14:paraId="45D1AC33" w14:textId="17C80A2E" w:rsidR="007C374B" w:rsidRDefault="007C374B" w:rsidP="007D0476">
      <w:pPr>
        <w:ind w:firstLine="480"/>
      </w:pPr>
    </w:p>
    <w:p w14:paraId="703B5588" w14:textId="2F4D45E8" w:rsidR="007C374B" w:rsidRDefault="007C374B" w:rsidP="007D0476">
      <w:pPr>
        <w:ind w:firstLine="480"/>
      </w:pPr>
    </w:p>
    <w:p w14:paraId="427FA6BA" w14:textId="362C186B" w:rsidR="007C374B" w:rsidRDefault="007C374B" w:rsidP="007D0476">
      <w:pPr>
        <w:ind w:firstLine="480"/>
      </w:pPr>
    </w:p>
    <w:p w14:paraId="001EB89B" w14:textId="77777777" w:rsidR="007C374B" w:rsidRPr="006411F4" w:rsidRDefault="007C374B" w:rsidP="007C374B">
      <w:pPr>
        <w:ind w:firstLineChars="0" w:firstLine="0"/>
      </w:pPr>
    </w:p>
    <w:sectPr w:rsidR="007C374B" w:rsidRPr="006411F4" w:rsidSect="008A1D89">
      <w:headerReference w:type="default" r:id="rId38"/>
      <w:footerReference w:type="default" r:id="rId39"/>
      <w:pgSz w:w="11906" w:h="16838" w:code="9"/>
      <w:pgMar w:top="1418" w:right="1134" w:bottom="1418" w:left="1418" w:header="737" w:footer="680"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967AD" w14:textId="77777777" w:rsidR="008268C7" w:rsidRDefault="008268C7" w:rsidP="00A50982">
      <w:pPr>
        <w:spacing w:line="240" w:lineRule="auto"/>
        <w:ind w:firstLine="480"/>
      </w:pPr>
      <w:r>
        <w:separator/>
      </w:r>
    </w:p>
  </w:endnote>
  <w:endnote w:type="continuationSeparator" w:id="0">
    <w:p w14:paraId="70D28546" w14:textId="77777777" w:rsidR="008268C7" w:rsidRDefault="008268C7" w:rsidP="00A5098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1403F" w14:textId="77777777" w:rsidR="00617776" w:rsidRDefault="00617776">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6CE50" w14:textId="13DF0A49" w:rsidR="00C5535E" w:rsidRDefault="00C5535E">
    <w:pPr>
      <w:pStyle w:val="a5"/>
      <w:ind w:firstLine="360"/>
      <w:jc w:val="right"/>
    </w:pPr>
  </w:p>
  <w:p w14:paraId="697FB2FF" w14:textId="77777777" w:rsidR="00617776" w:rsidRDefault="00617776">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C2254" w14:textId="77777777" w:rsidR="00617776" w:rsidRDefault="00617776">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8850430"/>
      <w:docPartObj>
        <w:docPartGallery w:val="Page Numbers (Bottom of Page)"/>
        <w:docPartUnique/>
      </w:docPartObj>
    </w:sdtPr>
    <w:sdtEndPr/>
    <w:sdtContent>
      <w:p w14:paraId="00C3C805" w14:textId="0D51FAEA" w:rsidR="00C5535E" w:rsidRDefault="00C5535E">
        <w:pPr>
          <w:pStyle w:val="a5"/>
          <w:ind w:firstLine="360"/>
          <w:jc w:val="right"/>
        </w:pPr>
        <w:r>
          <w:rPr>
            <w:rFonts w:hint="eastAsia"/>
          </w:rPr>
          <w:t>第</w:t>
        </w:r>
        <w:r>
          <w:fldChar w:fldCharType="begin"/>
        </w:r>
        <w:r>
          <w:instrText>PAGE   \* MERGEFORMAT</w:instrText>
        </w:r>
        <w:r>
          <w:fldChar w:fldCharType="separate"/>
        </w:r>
        <w:r>
          <w:rPr>
            <w:lang w:val="zh-CN"/>
          </w:rPr>
          <w:t>2</w:t>
        </w:r>
        <w:r>
          <w:fldChar w:fldCharType="end"/>
        </w:r>
        <w:r>
          <w:rPr>
            <w:rFonts w:hint="eastAsia"/>
          </w:rPr>
          <w:t>页，共</w:t>
        </w:r>
        <w:r w:rsidR="00146E16">
          <w:t>20</w:t>
        </w:r>
        <w:r>
          <w:rPr>
            <w:rFonts w:hint="eastAsia"/>
          </w:rPr>
          <w:t>页</w:t>
        </w:r>
        <w:r>
          <w:rPr>
            <w:rFonts w:hint="eastAsia"/>
          </w:rPr>
          <w:t xml:space="preserve"> </w:t>
        </w:r>
      </w:p>
    </w:sdtContent>
  </w:sdt>
  <w:p w14:paraId="71DD269B" w14:textId="77777777" w:rsidR="00C5535E" w:rsidRDefault="00C5535E">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6524C5" w14:textId="77777777" w:rsidR="008268C7" w:rsidRDefault="008268C7" w:rsidP="00A50982">
      <w:pPr>
        <w:spacing w:line="240" w:lineRule="auto"/>
        <w:ind w:firstLine="480"/>
      </w:pPr>
      <w:r>
        <w:separator/>
      </w:r>
    </w:p>
  </w:footnote>
  <w:footnote w:type="continuationSeparator" w:id="0">
    <w:p w14:paraId="47A2D463" w14:textId="77777777" w:rsidR="008268C7" w:rsidRDefault="008268C7" w:rsidP="00A50982">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F88F5" w14:textId="77777777" w:rsidR="00617776" w:rsidRDefault="00617776">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195CB" w14:textId="2873E880" w:rsidR="00617776" w:rsidRDefault="00617776" w:rsidP="00617776">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ACD46" w14:textId="77777777" w:rsidR="00617776" w:rsidRDefault="00617776" w:rsidP="007C374B">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E83C8" w14:textId="39869C08" w:rsidR="007C374B" w:rsidRPr="008A1D89" w:rsidRDefault="008A1D89" w:rsidP="009E7231">
    <w:pPr>
      <w:ind w:firstLineChars="0" w:firstLine="0"/>
      <w:rPr>
        <w:rFonts w:ascii="宋体" w:hAnsi="宋体"/>
        <w:sz w:val="20"/>
        <w:szCs w:val="20"/>
        <w:u w:val="single"/>
      </w:rPr>
    </w:pPr>
    <w:r w:rsidRPr="008A1D89">
      <w:rPr>
        <w:rFonts w:ascii="宋体" w:hAnsi="宋体" w:hint="eastAsia"/>
        <w:sz w:val="20"/>
        <w:szCs w:val="20"/>
        <w:u w:val="single"/>
      </w:rPr>
      <w:t>软件需求归约</w:t>
    </w:r>
    <w:r w:rsidRPr="008A1D89">
      <w:rPr>
        <w:rFonts w:ascii="宋体" w:hAnsi="宋体"/>
        <w:sz w:val="20"/>
        <w:szCs w:val="20"/>
        <w:u w:val="single"/>
      </w:rPr>
      <w:ptab w:relativeTo="margin" w:alignment="center" w:leader="none"/>
    </w:r>
    <w:r w:rsidR="004734FA">
      <w:rPr>
        <w:rFonts w:ascii="宋体" w:hAnsi="宋体" w:hint="eastAsia"/>
        <w:sz w:val="20"/>
        <w:szCs w:val="20"/>
        <w:u w:val="single"/>
      </w:rPr>
      <w:t>第2组</w:t>
    </w:r>
    <w:r w:rsidRPr="008A1D89">
      <w:rPr>
        <w:rFonts w:ascii="宋体" w:hAnsi="宋体"/>
        <w:sz w:val="20"/>
        <w:szCs w:val="20"/>
        <w:u w:val="single"/>
      </w:rPr>
      <w:ptab w:relativeTo="margin" w:alignment="right" w:leader="none"/>
    </w:r>
    <w:r w:rsidRPr="008A1D89">
      <w:rPr>
        <w:rFonts w:ascii="宋体" w:hAnsi="宋体" w:hint="eastAsia"/>
        <w:sz w:val="20"/>
        <w:szCs w:val="20"/>
        <w:u w:val="single"/>
      </w:rPr>
      <w:t>&lt;攀枝花物流系统&gt;</w:t>
    </w:r>
    <w:r w:rsidRPr="008A1D89">
      <w:rPr>
        <w:rFonts w:ascii="宋体" w:hAnsi="宋体"/>
        <w:sz w:val="20"/>
        <w:szCs w:val="20"/>
        <w:u w:val="singl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125C6"/>
    <w:multiLevelType w:val="hybridMultilevel"/>
    <w:tmpl w:val="8F704870"/>
    <w:lvl w:ilvl="0" w:tplc="86F282F8">
      <w:numFmt w:val="bullet"/>
      <w:lvlText w:val=""/>
      <w:lvlJc w:val="left"/>
      <w:pPr>
        <w:ind w:left="455" w:hanging="360"/>
      </w:pPr>
      <w:rPr>
        <w:rFonts w:ascii="Symbol" w:eastAsia="Symbol" w:hAnsi="Symbol" w:cs="Symbol" w:hint="default"/>
        <w:w w:val="100"/>
        <w:sz w:val="22"/>
        <w:szCs w:val="22"/>
        <w:lang w:val="en-US" w:eastAsia="en-US" w:bidi="en-US"/>
      </w:rPr>
    </w:lvl>
    <w:lvl w:ilvl="1" w:tplc="04F0D500">
      <w:numFmt w:val="bullet"/>
      <w:lvlText w:val="•"/>
      <w:lvlJc w:val="left"/>
      <w:pPr>
        <w:ind w:left="798" w:hanging="360"/>
      </w:pPr>
      <w:rPr>
        <w:rFonts w:hint="default"/>
        <w:lang w:val="en-US" w:eastAsia="en-US" w:bidi="en-US"/>
      </w:rPr>
    </w:lvl>
    <w:lvl w:ilvl="2" w:tplc="FADEAD10">
      <w:numFmt w:val="bullet"/>
      <w:lvlText w:val="•"/>
      <w:lvlJc w:val="left"/>
      <w:pPr>
        <w:ind w:left="1137" w:hanging="360"/>
      </w:pPr>
      <w:rPr>
        <w:rFonts w:hint="default"/>
        <w:lang w:val="en-US" w:eastAsia="en-US" w:bidi="en-US"/>
      </w:rPr>
    </w:lvl>
    <w:lvl w:ilvl="3" w:tplc="E436A168">
      <w:numFmt w:val="bullet"/>
      <w:lvlText w:val="•"/>
      <w:lvlJc w:val="left"/>
      <w:pPr>
        <w:ind w:left="1476" w:hanging="360"/>
      </w:pPr>
      <w:rPr>
        <w:rFonts w:hint="default"/>
        <w:lang w:val="en-US" w:eastAsia="en-US" w:bidi="en-US"/>
      </w:rPr>
    </w:lvl>
    <w:lvl w:ilvl="4" w:tplc="7F706284">
      <w:numFmt w:val="bullet"/>
      <w:lvlText w:val="•"/>
      <w:lvlJc w:val="left"/>
      <w:pPr>
        <w:ind w:left="1815" w:hanging="360"/>
      </w:pPr>
      <w:rPr>
        <w:rFonts w:hint="default"/>
        <w:lang w:val="en-US" w:eastAsia="en-US" w:bidi="en-US"/>
      </w:rPr>
    </w:lvl>
    <w:lvl w:ilvl="5" w:tplc="C0D2DD96">
      <w:numFmt w:val="bullet"/>
      <w:lvlText w:val="•"/>
      <w:lvlJc w:val="left"/>
      <w:pPr>
        <w:ind w:left="2154" w:hanging="360"/>
      </w:pPr>
      <w:rPr>
        <w:rFonts w:hint="default"/>
        <w:lang w:val="en-US" w:eastAsia="en-US" w:bidi="en-US"/>
      </w:rPr>
    </w:lvl>
    <w:lvl w:ilvl="6" w:tplc="75B4053C">
      <w:numFmt w:val="bullet"/>
      <w:lvlText w:val="•"/>
      <w:lvlJc w:val="left"/>
      <w:pPr>
        <w:ind w:left="2492" w:hanging="360"/>
      </w:pPr>
      <w:rPr>
        <w:rFonts w:hint="default"/>
        <w:lang w:val="en-US" w:eastAsia="en-US" w:bidi="en-US"/>
      </w:rPr>
    </w:lvl>
    <w:lvl w:ilvl="7" w:tplc="085E6728">
      <w:numFmt w:val="bullet"/>
      <w:lvlText w:val="•"/>
      <w:lvlJc w:val="left"/>
      <w:pPr>
        <w:ind w:left="2831" w:hanging="360"/>
      </w:pPr>
      <w:rPr>
        <w:rFonts w:hint="default"/>
        <w:lang w:val="en-US" w:eastAsia="en-US" w:bidi="en-US"/>
      </w:rPr>
    </w:lvl>
    <w:lvl w:ilvl="8" w:tplc="D938E804">
      <w:numFmt w:val="bullet"/>
      <w:lvlText w:val="•"/>
      <w:lvlJc w:val="left"/>
      <w:pPr>
        <w:ind w:left="3170" w:hanging="360"/>
      </w:pPr>
      <w:rPr>
        <w:rFonts w:hint="default"/>
        <w:lang w:val="en-US" w:eastAsia="en-US" w:bidi="en-US"/>
      </w:rPr>
    </w:lvl>
  </w:abstractNum>
  <w:abstractNum w:abstractNumId="1" w15:restartNumberingAfterBreak="0">
    <w:nsid w:val="069823B4"/>
    <w:multiLevelType w:val="multilevel"/>
    <w:tmpl w:val="CADCEF4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9D86678"/>
    <w:multiLevelType w:val="hybridMultilevel"/>
    <w:tmpl w:val="889421E8"/>
    <w:lvl w:ilvl="0" w:tplc="B16ADE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F8F1F13"/>
    <w:multiLevelType w:val="hybridMultilevel"/>
    <w:tmpl w:val="B9F0D0CA"/>
    <w:lvl w:ilvl="0" w:tplc="876CD7AA">
      <w:numFmt w:val="bullet"/>
      <w:lvlText w:val=""/>
      <w:lvlJc w:val="left"/>
      <w:pPr>
        <w:ind w:left="455" w:hanging="360"/>
      </w:pPr>
      <w:rPr>
        <w:rFonts w:ascii="Symbol" w:eastAsia="Symbol" w:hAnsi="Symbol" w:cs="Symbol" w:hint="default"/>
        <w:w w:val="100"/>
        <w:sz w:val="22"/>
        <w:szCs w:val="22"/>
        <w:lang w:val="en-US" w:eastAsia="en-US" w:bidi="en-US"/>
      </w:rPr>
    </w:lvl>
    <w:lvl w:ilvl="1" w:tplc="4F189E84">
      <w:numFmt w:val="bullet"/>
      <w:lvlText w:val="•"/>
      <w:lvlJc w:val="left"/>
      <w:pPr>
        <w:ind w:left="798" w:hanging="360"/>
      </w:pPr>
      <w:rPr>
        <w:rFonts w:hint="default"/>
        <w:lang w:val="en-US" w:eastAsia="en-US" w:bidi="en-US"/>
      </w:rPr>
    </w:lvl>
    <w:lvl w:ilvl="2" w:tplc="BBEE46DE">
      <w:numFmt w:val="bullet"/>
      <w:lvlText w:val="•"/>
      <w:lvlJc w:val="left"/>
      <w:pPr>
        <w:ind w:left="1137" w:hanging="360"/>
      </w:pPr>
      <w:rPr>
        <w:rFonts w:hint="default"/>
        <w:lang w:val="en-US" w:eastAsia="en-US" w:bidi="en-US"/>
      </w:rPr>
    </w:lvl>
    <w:lvl w:ilvl="3" w:tplc="39F830EA">
      <w:numFmt w:val="bullet"/>
      <w:lvlText w:val="•"/>
      <w:lvlJc w:val="left"/>
      <w:pPr>
        <w:ind w:left="1476" w:hanging="360"/>
      </w:pPr>
      <w:rPr>
        <w:rFonts w:hint="default"/>
        <w:lang w:val="en-US" w:eastAsia="en-US" w:bidi="en-US"/>
      </w:rPr>
    </w:lvl>
    <w:lvl w:ilvl="4" w:tplc="D7183B48">
      <w:numFmt w:val="bullet"/>
      <w:lvlText w:val="•"/>
      <w:lvlJc w:val="left"/>
      <w:pPr>
        <w:ind w:left="1815" w:hanging="360"/>
      </w:pPr>
      <w:rPr>
        <w:rFonts w:hint="default"/>
        <w:lang w:val="en-US" w:eastAsia="en-US" w:bidi="en-US"/>
      </w:rPr>
    </w:lvl>
    <w:lvl w:ilvl="5" w:tplc="C9D0CFFA">
      <w:numFmt w:val="bullet"/>
      <w:lvlText w:val="•"/>
      <w:lvlJc w:val="left"/>
      <w:pPr>
        <w:ind w:left="2154" w:hanging="360"/>
      </w:pPr>
      <w:rPr>
        <w:rFonts w:hint="default"/>
        <w:lang w:val="en-US" w:eastAsia="en-US" w:bidi="en-US"/>
      </w:rPr>
    </w:lvl>
    <w:lvl w:ilvl="6" w:tplc="519E77E0">
      <w:numFmt w:val="bullet"/>
      <w:lvlText w:val="•"/>
      <w:lvlJc w:val="left"/>
      <w:pPr>
        <w:ind w:left="2492" w:hanging="360"/>
      </w:pPr>
      <w:rPr>
        <w:rFonts w:hint="default"/>
        <w:lang w:val="en-US" w:eastAsia="en-US" w:bidi="en-US"/>
      </w:rPr>
    </w:lvl>
    <w:lvl w:ilvl="7" w:tplc="6786FE86">
      <w:numFmt w:val="bullet"/>
      <w:lvlText w:val="•"/>
      <w:lvlJc w:val="left"/>
      <w:pPr>
        <w:ind w:left="2831" w:hanging="360"/>
      </w:pPr>
      <w:rPr>
        <w:rFonts w:hint="default"/>
        <w:lang w:val="en-US" w:eastAsia="en-US" w:bidi="en-US"/>
      </w:rPr>
    </w:lvl>
    <w:lvl w:ilvl="8" w:tplc="136EB092">
      <w:numFmt w:val="bullet"/>
      <w:lvlText w:val="•"/>
      <w:lvlJc w:val="left"/>
      <w:pPr>
        <w:ind w:left="3170" w:hanging="360"/>
      </w:pPr>
      <w:rPr>
        <w:rFonts w:hint="default"/>
        <w:lang w:val="en-US" w:eastAsia="en-US" w:bidi="en-US"/>
      </w:rPr>
    </w:lvl>
  </w:abstractNum>
  <w:abstractNum w:abstractNumId="4" w15:restartNumberingAfterBreak="0">
    <w:nsid w:val="13392F3F"/>
    <w:multiLevelType w:val="multilevel"/>
    <w:tmpl w:val="906C10E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14A52DB7"/>
    <w:multiLevelType w:val="hybridMultilevel"/>
    <w:tmpl w:val="FF18F340"/>
    <w:lvl w:ilvl="0" w:tplc="77F46FB4">
      <w:numFmt w:val="bullet"/>
      <w:lvlText w:val=""/>
      <w:lvlJc w:val="left"/>
      <w:pPr>
        <w:ind w:left="455" w:hanging="360"/>
      </w:pPr>
      <w:rPr>
        <w:rFonts w:ascii="Symbol" w:eastAsia="Symbol" w:hAnsi="Symbol" w:cs="Symbol" w:hint="default"/>
        <w:w w:val="100"/>
        <w:sz w:val="22"/>
        <w:szCs w:val="22"/>
        <w:lang w:val="en-US" w:eastAsia="en-US" w:bidi="en-US"/>
      </w:rPr>
    </w:lvl>
    <w:lvl w:ilvl="1" w:tplc="C9766730">
      <w:numFmt w:val="bullet"/>
      <w:lvlText w:val="•"/>
      <w:lvlJc w:val="left"/>
      <w:pPr>
        <w:ind w:left="798" w:hanging="360"/>
      </w:pPr>
      <w:rPr>
        <w:rFonts w:hint="default"/>
        <w:lang w:val="en-US" w:eastAsia="en-US" w:bidi="en-US"/>
      </w:rPr>
    </w:lvl>
    <w:lvl w:ilvl="2" w:tplc="F7529D46">
      <w:numFmt w:val="bullet"/>
      <w:lvlText w:val="•"/>
      <w:lvlJc w:val="left"/>
      <w:pPr>
        <w:ind w:left="1137" w:hanging="360"/>
      </w:pPr>
      <w:rPr>
        <w:rFonts w:hint="default"/>
        <w:lang w:val="en-US" w:eastAsia="en-US" w:bidi="en-US"/>
      </w:rPr>
    </w:lvl>
    <w:lvl w:ilvl="3" w:tplc="F9084136">
      <w:numFmt w:val="bullet"/>
      <w:lvlText w:val="•"/>
      <w:lvlJc w:val="left"/>
      <w:pPr>
        <w:ind w:left="1476" w:hanging="360"/>
      </w:pPr>
      <w:rPr>
        <w:rFonts w:hint="default"/>
        <w:lang w:val="en-US" w:eastAsia="en-US" w:bidi="en-US"/>
      </w:rPr>
    </w:lvl>
    <w:lvl w:ilvl="4" w:tplc="FFB2D876">
      <w:numFmt w:val="bullet"/>
      <w:lvlText w:val="•"/>
      <w:lvlJc w:val="left"/>
      <w:pPr>
        <w:ind w:left="1815" w:hanging="360"/>
      </w:pPr>
      <w:rPr>
        <w:rFonts w:hint="default"/>
        <w:lang w:val="en-US" w:eastAsia="en-US" w:bidi="en-US"/>
      </w:rPr>
    </w:lvl>
    <w:lvl w:ilvl="5" w:tplc="A63CEF94">
      <w:numFmt w:val="bullet"/>
      <w:lvlText w:val="•"/>
      <w:lvlJc w:val="left"/>
      <w:pPr>
        <w:ind w:left="2154" w:hanging="360"/>
      </w:pPr>
      <w:rPr>
        <w:rFonts w:hint="default"/>
        <w:lang w:val="en-US" w:eastAsia="en-US" w:bidi="en-US"/>
      </w:rPr>
    </w:lvl>
    <w:lvl w:ilvl="6" w:tplc="BE0414CC">
      <w:numFmt w:val="bullet"/>
      <w:lvlText w:val="•"/>
      <w:lvlJc w:val="left"/>
      <w:pPr>
        <w:ind w:left="2492" w:hanging="360"/>
      </w:pPr>
      <w:rPr>
        <w:rFonts w:hint="default"/>
        <w:lang w:val="en-US" w:eastAsia="en-US" w:bidi="en-US"/>
      </w:rPr>
    </w:lvl>
    <w:lvl w:ilvl="7" w:tplc="24F8CA66">
      <w:numFmt w:val="bullet"/>
      <w:lvlText w:val="•"/>
      <w:lvlJc w:val="left"/>
      <w:pPr>
        <w:ind w:left="2831" w:hanging="360"/>
      </w:pPr>
      <w:rPr>
        <w:rFonts w:hint="default"/>
        <w:lang w:val="en-US" w:eastAsia="en-US" w:bidi="en-US"/>
      </w:rPr>
    </w:lvl>
    <w:lvl w:ilvl="8" w:tplc="5D644338">
      <w:numFmt w:val="bullet"/>
      <w:lvlText w:val="•"/>
      <w:lvlJc w:val="left"/>
      <w:pPr>
        <w:ind w:left="3170" w:hanging="360"/>
      </w:pPr>
      <w:rPr>
        <w:rFonts w:hint="default"/>
        <w:lang w:val="en-US" w:eastAsia="en-US" w:bidi="en-US"/>
      </w:rPr>
    </w:lvl>
  </w:abstractNum>
  <w:abstractNum w:abstractNumId="6" w15:restartNumberingAfterBreak="0">
    <w:nsid w:val="1F82691C"/>
    <w:multiLevelType w:val="hybridMultilevel"/>
    <w:tmpl w:val="85AA4290"/>
    <w:lvl w:ilvl="0" w:tplc="D102B5A2">
      <w:start w:val="4"/>
      <w:numFmt w:val="bullet"/>
      <w:lvlText w:val=""/>
      <w:lvlJc w:val="left"/>
      <w:pPr>
        <w:ind w:left="840" w:hanging="360"/>
      </w:pPr>
      <w:rPr>
        <w:rFonts w:ascii="Wingdings" w:eastAsia="宋体" w:hAnsi="Wingdings" w:cstheme="minorBidi"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0E65045"/>
    <w:multiLevelType w:val="hybridMultilevel"/>
    <w:tmpl w:val="5AF2885C"/>
    <w:lvl w:ilvl="0" w:tplc="BB0655AE">
      <w:numFmt w:val="bullet"/>
      <w:lvlText w:val=""/>
      <w:lvlJc w:val="left"/>
      <w:pPr>
        <w:ind w:left="455" w:hanging="360"/>
      </w:pPr>
      <w:rPr>
        <w:rFonts w:ascii="Symbol" w:eastAsia="Symbol" w:hAnsi="Symbol" w:cs="Symbol" w:hint="default"/>
        <w:w w:val="100"/>
        <w:sz w:val="22"/>
        <w:szCs w:val="22"/>
        <w:lang w:val="en-US" w:eastAsia="en-US" w:bidi="en-US"/>
      </w:rPr>
    </w:lvl>
    <w:lvl w:ilvl="1" w:tplc="5A5ABB62">
      <w:numFmt w:val="bullet"/>
      <w:lvlText w:val="•"/>
      <w:lvlJc w:val="left"/>
      <w:pPr>
        <w:ind w:left="798" w:hanging="360"/>
      </w:pPr>
      <w:rPr>
        <w:rFonts w:hint="default"/>
        <w:lang w:val="en-US" w:eastAsia="en-US" w:bidi="en-US"/>
      </w:rPr>
    </w:lvl>
    <w:lvl w:ilvl="2" w:tplc="3FB45F2E">
      <w:numFmt w:val="bullet"/>
      <w:lvlText w:val="•"/>
      <w:lvlJc w:val="left"/>
      <w:pPr>
        <w:ind w:left="1137" w:hanging="360"/>
      </w:pPr>
      <w:rPr>
        <w:rFonts w:hint="default"/>
        <w:lang w:val="en-US" w:eastAsia="en-US" w:bidi="en-US"/>
      </w:rPr>
    </w:lvl>
    <w:lvl w:ilvl="3" w:tplc="001224AA">
      <w:numFmt w:val="bullet"/>
      <w:lvlText w:val="•"/>
      <w:lvlJc w:val="left"/>
      <w:pPr>
        <w:ind w:left="1476" w:hanging="360"/>
      </w:pPr>
      <w:rPr>
        <w:rFonts w:hint="default"/>
        <w:lang w:val="en-US" w:eastAsia="en-US" w:bidi="en-US"/>
      </w:rPr>
    </w:lvl>
    <w:lvl w:ilvl="4" w:tplc="00CE5B80">
      <w:numFmt w:val="bullet"/>
      <w:lvlText w:val="•"/>
      <w:lvlJc w:val="left"/>
      <w:pPr>
        <w:ind w:left="1815" w:hanging="360"/>
      </w:pPr>
      <w:rPr>
        <w:rFonts w:hint="default"/>
        <w:lang w:val="en-US" w:eastAsia="en-US" w:bidi="en-US"/>
      </w:rPr>
    </w:lvl>
    <w:lvl w:ilvl="5" w:tplc="AA66AD42">
      <w:numFmt w:val="bullet"/>
      <w:lvlText w:val="•"/>
      <w:lvlJc w:val="left"/>
      <w:pPr>
        <w:ind w:left="2154" w:hanging="360"/>
      </w:pPr>
      <w:rPr>
        <w:rFonts w:hint="default"/>
        <w:lang w:val="en-US" w:eastAsia="en-US" w:bidi="en-US"/>
      </w:rPr>
    </w:lvl>
    <w:lvl w:ilvl="6" w:tplc="4586B4D8">
      <w:numFmt w:val="bullet"/>
      <w:lvlText w:val="•"/>
      <w:lvlJc w:val="left"/>
      <w:pPr>
        <w:ind w:left="2492" w:hanging="360"/>
      </w:pPr>
      <w:rPr>
        <w:rFonts w:hint="default"/>
        <w:lang w:val="en-US" w:eastAsia="en-US" w:bidi="en-US"/>
      </w:rPr>
    </w:lvl>
    <w:lvl w:ilvl="7" w:tplc="3662B3B4">
      <w:numFmt w:val="bullet"/>
      <w:lvlText w:val="•"/>
      <w:lvlJc w:val="left"/>
      <w:pPr>
        <w:ind w:left="2831" w:hanging="360"/>
      </w:pPr>
      <w:rPr>
        <w:rFonts w:hint="default"/>
        <w:lang w:val="en-US" w:eastAsia="en-US" w:bidi="en-US"/>
      </w:rPr>
    </w:lvl>
    <w:lvl w:ilvl="8" w:tplc="7666B624">
      <w:numFmt w:val="bullet"/>
      <w:lvlText w:val="•"/>
      <w:lvlJc w:val="left"/>
      <w:pPr>
        <w:ind w:left="3170" w:hanging="360"/>
      </w:pPr>
      <w:rPr>
        <w:rFonts w:hint="default"/>
        <w:lang w:val="en-US" w:eastAsia="en-US" w:bidi="en-US"/>
      </w:rPr>
    </w:lvl>
  </w:abstractNum>
  <w:abstractNum w:abstractNumId="8" w15:restartNumberingAfterBreak="0">
    <w:nsid w:val="400A0D9F"/>
    <w:multiLevelType w:val="hybridMultilevel"/>
    <w:tmpl w:val="7C3ED9BC"/>
    <w:lvl w:ilvl="0" w:tplc="94E80FBE">
      <w:numFmt w:val="bullet"/>
      <w:lvlText w:val=""/>
      <w:lvlJc w:val="left"/>
      <w:pPr>
        <w:ind w:left="455" w:hanging="360"/>
      </w:pPr>
      <w:rPr>
        <w:rFonts w:ascii="Symbol" w:eastAsia="Symbol" w:hAnsi="Symbol" w:cs="Symbol" w:hint="default"/>
        <w:w w:val="100"/>
        <w:sz w:val="22"/>
        <w:szCs w:val="22"/>
        <w:lang w:val="en-US" w:eastAsia="en-US" w:bidi="en-US"/>
      </w:rPr>
    </w:lvl>
    <w:lvl w:ilvl="1" w:tplc="4FC48746">
      <w:numFmt w:val="bullet"/>
      <w:lvlText w:val="•"/>
      <w:lvlJc w:val="left"/>
      <w:pPr>
        <w:ind w:left="798" w:hanging="360"/>
      </w:pPr>
      <w:rPr>
        <w:rFonts w:hint="default"/>
        <w:lang w:val="en-US" w:eastAsia="en-US" w:bidi="en-US"/>
      </w:rPr>
    </w:lvl>
    <w:lvl w:ilvl="2" w:tplc="22C655C6">
      <w:numFmt w:val="bullet"/>
      <w:lvlText w:val="•"/>
      <w:lvlJc w:val="left"/>
      <w:pPr>
        <w:ind w:left="1137" w:hanging="360"/>
      </w:pPr>
      <w:rPr>
        <w:rFonts w:hint="default"/>
        <w:lang w:val="en-US" w:eastAsia="en-US" w:bidi="en-US"/>
      </w:rPr>
    </w:lvl>
    <w:lvl w:ilvl="3" w:tplc="0910EB1A">
      <w:numFmt w:val="bullet"/>
      <w:lvlText w:val="•"/>
      <w:lvlJc w:val="left"/>
      <w:pPr>
        <w:ind w:left="1476" w:hanging="360"/>
      </w:pPr>
      <w:rPr>
        <w:rFonts w:hint="default"/>
        <w:lang w:val="en-US" w:eastAsia="en-US" w:bidi="en-US"/>
      </w:rPr>
    </w:lvl>
    <w:lvl w:ilvl="4" w:tplc="E8C0B200">
      <w:numFmt w:val="bullet"/>
      <w:lvlText w:val="•"/>
      <w:lvlJc w:val="left"/>
      <w:pPr>
        <w:ind w:left="1815" w:hanging="360"/>
      </w:pPr>
      <w:rPr>
        <w:rFonts w:hint="default"/>
        <w:lang w:val="en-US" w:eastAsia="en-US" w:bidi="en-US"/>
      </w:rPr>
    </w:lvl>
    <w:lvl w:ilvl="5" w:tplc="22E4F880">
      <w:numFmt w:val="bullet"/>
      <w:lvlText w:val="•"/>
      <w:lvlJc w:val="left"/>
      <w:pPr>
        <w:ind w:left="2154" w:hanging="360"/>
      </w:pPr>
      <w:rPr>
        <w:rFonts w:hint="default"/>
        <w:lang w:val="en-US" w:eastAsia="en-US" w:bidi="en-US"/>
      </w:rPr>
    </w:lvl>
    <w:lvl w:ilvl="6" w:tplc="FE886370">
      <w:numFmt w:val="bullet"/>
      <w:lvlText w:val="•"/>
      <w:lvlJc w:val="left"/>
      <w:pPr>
        <w:ind w:left="2492" w:hanging="360"/>
      </w:pPr>
      <w:rPr>
        <w:rFonts w:hint="default"/>
        <w:lang w:val="en-US" w:eastAsia="en-US" w:bidi="en-US"/>
      </w:rPr>
    </w:lvl>
    <w:lvl w:ilvl="7" w:tplc="5B38EA2A">
      <w:numFmt w:val="bullet"/>
      <w:lvlText w:val="•"/>
      <w:lvlJc w:val="left"/>
      <w:pPr>
        <w:ind w:left="2831" w:hanging="360"/>
      </w:pPr>
      <w:rPr>
        <w:rFonts w:hint="default"/>
        <w:lang w:val="en-US" w:eastAsia="en-US" w:bidi="en-US"/>
      </w:rPr>
    </w:lvl>
    <w:lvl w:ilvl="8" w:tplc="E7D45F84">
      <w:numFmt w:val="bullet"/>
      <w:lvlText w:val="•"/>
      <w:lvlJc w:val="left"/>
      <w:pPr>
        <w:ind w:left="3170" w:hanging="360"/>
      </w:pPr>
      <w:rPr>
        <w:rFonts w:hint="default"/>
        <w:lang w:val="en-US" w:eastAsia="en-US" w:bidi="en-US"/>
      </w:rPr>
    </w:lvl>
  </w:abstractNum>
  <w:abstractNum w:abstractNumId="9" w15:restartNumberingAfterBreak="0">
    <w:nsid w:val="45481D72"/>
    <w:multiLevelType w:val="hybridMultilevel"/>
    <w:tmpl w:val="13ACFA26"/>
    <w:lvl w:ilvl="0" w:tplc="175EC7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CF229C4"/>
    <w:multiLevelType w:val="hybridMultilevel"/>
    <w:tmpl w:val="FD80C610"/>
    <w:lvl w:ilvl="0" w:tplc="A718E5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7C908EF"/>
    <w:multiLevelType w:val="multilevel"/>
    <w:tmpl w:val="F9CC882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59F37BF1"/>
    <w:multiLevelType w:val="hybridMultilevel"/>
    <w:tmpl w:val="579EACDE"/>
    <w:lvl w:ilvl="0" w:tplc="373C4C0C">
      <w:numFmt w:val="bullet"/>
      <w:lvlText w:val=""/>
      <w:lvlJc w:val="left"/>
      <w:pPr>
        <w:ind w:left="455" w:hanging="360"/>
      </w:pPr>
      <w:rPr>
        <w:rFonts w:ascii="Symbol" w:eastAsia="Symbol" w:hAnsi="Symbol" w:cs="Symbol" w:hint="default"/>
        <w:w w:val="100"/>
        <w:sz w:val="22"/>
        <w:szCs w:val="22"/>
        <w:lang w:val="en-US" w:eastAsia="en-US" w:bidi="en-US"/>
      </w:rPr>
    </w:lvl>
    <w:lvl w:ilvl="1" w:tplc="FBCC7002">
      <w:numFmt w:val="bullet"/>
      <w:lvlText w:val="•"/>
      <w:lvlJc w:val="left"/>
      <w:pPr>
        <w:ind w:left="798" w:hanging="360"/>
      </w:pPr>
      <w:rPr>
        <w:rFonts w:hint="default"/>
        <w:lang w:val="en-US" w:eastAsia="en-US" w:bidi="en-US"/>
      </w:rPr>
    </w:lvl>
    <w:lvl w:ilvl="2" w:tplc="7088B1CA">
      <w:numFmt w:val="bullet"/>
      <w:lvlText w:val="•"/>
      <w:lvlJc w:val="left"/>
      <w:pPr>
        <w:ind w:left="1137" w:hanging="360"/>
      </w:pPr>
      <w:rPr>
        <w:rFonts w:hint="default"/>
        <w:lang w:val="en-US" w:eastAsia="en-US" w:bidi="en-US"/>
      </w:rPr>
    </w:lvl>
    <w:lvl w:ilvl="3" w:tplc="2D0ED13C">
      <w:numFmt w:val="bullet"/>
      <w:lvlText w:val="•"/>
      <w:lvlJc w:val="left"/>
      <w:pPr>
        <w:ind w:left="1476" w:hanging="360"/>
      </w:pPr>
      <w:rPr>
        <w:rFonts w:hint="default"/>
        <w:lang w:val="en-US" w:eastAsia="en-US" w:bidi="en-US"/>
      </w:rPr>
    </w:lvl>
    <w:lvl w:ilvl="4" w:tplc="A372B60A">
      <w:numFmt w:val="bullet"/>
      <w:lvlText w:val="•"/>
      <w:lvlJc w:val="left"/>
      <w:pPr>
        <w:ind w:left="1815" w:hanging="360"/>
      </w:pPr>
      <w:rPr>
        <w:rFonts w:hint="default"/>
        <w:lang w:val="en-US" w:eastAsia="en-US" w:bidi="en-US"/>
      </w:rPr>
    </w:lvl>
    <w:lvl w:ilvl="5" w:tplc="4C54BBEA">
      <w:numFmt w:val="bullet"/>
      <w:lvlText w:val="•"/>
      <w:lvlJc w:val="left"/>
      <w:pPr>
        <w:ind w:left="2154" w:hanging="360"/>
      </w:pPr>
      <w:rPr>
        <w:rFonts w:hint="default"/>
        <w:lang w:val="en-US" w:eastAsia="en-US" w:bidi="en-US"/>
      </w:rPr>
    </w:lvl>
    <w:lvl w:ilvl="6" w:tplc="AB1E373C">
      <w:numFmt w:val="bullet"/>
      <w:lvlText w:val="•"/>
      <w:lvlJc w:val="left"/>
      <w:pPr>
        <w:ind w:left="2492" w:hanging="360"/>
      </w:pPr>
      <w:rPr>
        <w:rFonts w:hint="default"/>
        <w:lang w:val="en-US" w:eastAsia="en-US" w:bidi="en-US"/>
      </w:rPr>
    </w:lvl>
    <w:lvl w:ilvl="7" w:tplc="87040D6C">
      <w:numFmt w:val="bullet"/>
      <w:lvlText w:val="•"/>
      <w:lvlJc w:val="left"/>
      <w:pPr>
        <w:ind w:left="2831" w:hanging="360"/>
      </w:pPr>
      <w:rPr>
        <w:rFonts w:hint="default"/>
        <w:lang w:val="en-US" w:eastAsia="en-US" w:bidi="en-US"/>
      </w:rPr>
    </w:lvl>
    <w:lvl w:ilvl="8" w:tplc="555E6A30">
      <w:numFmt w:val="bullet"/>
      <w:lvlText w:val="•"/>
      <w:lvlJc w:val="left"/>
      <w:pPr>
        <w:ind w:left="3170" w:hanging="360"/>
      </w:pPr>
      <w:rPr>
        <w:rFonts w:hint="default"/>
        <w:lang w:val="en-US" w:eastAsia="en-US" w:bidi="en-US"/>
      </w:rPr>
    </w:lvl>
  </w:abstractNum>
  <w:abstractNum w:abstractNumId="13" w15:restartNumberingAfterBreak="0">
    <w:nsid w:val="61C939C6"/>
    <w:multiLevelType w:val="hybridMultilevel"/>
    <w:tmpl w:val="5470ADDC"/>
    <w:lvl w:ilvl="0" w:tplc="69C89546">
      <w:numFmt w:val="bullet"/>
      <w:lvlText w:val=""/>
      <w:lvlJc w:val="left"/>
      <w:pPr>
        <w:ind w:left="455" w:hanging="360"/>
      </w:pPr>
      <w:rPr>
        <w:rFonts w:ascii="Symbol" w:eastAsia="Symbol" w:hAnsi="Symbol" w:cs="Symbol" w:hint="default"/>
        <w:w w:val="100"/>
        <w:sz w:val="22"/>
        <w:szCs w:val="22"/>
        <w:lang w:val="en-US" w:eastAsia="en-US" w:bidi="en-US"/>
      </w:rPr>
    </w:lvl>
    <w:lvl w:ilvl="1" w:tplc="14600B62">
      <w:numFmt w:val="bullet"/>
      <w:lvlText w:val="•"/>
      <w:lvlJc w:val="left"/>
      <w:pPr>
        <w:ind w:left="798" w:hanging="360"/>
      </w:pPr>
      <w:rPr>
        <w:rFonts w:hint="default"/>
        <w:lang w:val="en-US" w:eastAsia="en-US" w:bidi="en-US"/>
      </w:rPr>
    </w:lvl>
    <w:lvl w:ilvl="2" w:tplc="09EC117C">
      <w:numFmt w:val="bullet"/>
      <w:lvlText w:val="•"/>
      <w:lvlJc w:val="left"/>
      <w:pPr>
        <w:ind w:left="1137" w:hanging="360"/>
      </w:pPr>
      <w:rPr>
        <w:rFonts w:hint="default"/>
        <w:lang w:val="en-US" w:eastAsia="en-US" w:bidi="en-US"/>
      </w:rPr>
    </w:lvl>
    <w:lvl w:ilvl="3" w:tplc="07406828">
      <w:numFmt w:val="bullet"/>
      <w:lvlText w:val="•"/>
      <w:lvlJc w:val="left"/>
      <w:pPr>
        <w:ind w:left="1476" w:hanging="360"/>
      </w:pPr>
      <w:rPr>
        <w:rFonts w:hint="default"/>
        <w:lang w:val="en-US" w:eastAsia="en-US" w:bidi="en-US"/>
      </w:rPr>
    </w:lvl>
    <w:lvl w:ilvl="4" w:tplc="557E3646">
      <w:numFmt w:val="bullet"/>
      <w:lvlText w:val="•"/>
      <w:lvlJc w:val="left"/>
      <w:pPr>
        <w:ind w:left="1815" w:hanging="360"/>
      </w:pPr>
      <w:rPr>
        <w:rFonts w:hint="default"/>
        <w:lang w:val="en-US" w:eastAsia="en-US" w:bidi="en-US"/>
      </w:rPr>
    </w:lvl>
    <w:lvl w:ilvl="5" w:tplc="8BE69280">
      <w:numFmt w:val="bullet"/>
      <w:lvlText w:val="•"/>
      <w:lvlJc w:val="left"/>
      <w:pPr>
        <w:ind w:left="2154" w:hanging="360"/>
      </w:pPr>
      <w:rPr>
        <w:rFonts w:hint="default"/>
        <w:lang w:val="en-US" w:eastAsia="en-US" w:bidi="en-US"/>
      </w:rPr>
    </w:lvl>
    <w:lvl w:ilvl="6" w:tplc="C7A6A730">
      <w:numFmt w:val="bullet"/>
      <w:lvlText w:val="•"/>
      <w:lvlJc w:val="left"/>
      <w:pPr>
        <w:ind w:left="2492" w:hanging="360"/>
      </w:pPr>
      <w:rPr>
        <w:rFonts w:hint="default"/>
        <w:lang w:val="en-US" w:eastAsia="en-US" w:bidi="en-US"/>
      </w:rPr>
    </w:lvl>
    <w:lvl w:ilvl="7" w:tplc="90FEFA54">
      <w:numFmt w:val="bullet"/>
      <w:lvlText w:val="•"/>
      <w:lvlJc w:val="left"/>
      <w:pPr>
        <w:ind w:left="2831" w:hanging="360"/>
      </w:pPr>
      <w:rPr>
        <w:rFonts w:hint="default"/>
        <w:lang w:val="en-US" w:eastAsia="en-US" w:bidi="en-US"/>
      </w:rPr>
    </w:lvl>
    <w:lvl w:ilvl="8" w:tplc="1D849A2A">
      <w:numFmt w:val="bullet"/>
      <w:lvlText w:val="•"/>
      <w:lvlJc w:val="left"/>
      <w:pPr>
        <w:ind w:left="3170" w:hanging="360"/>
      </w:pPr>
      <w:rPr>
        <w:rFonts w:hint="default"/>
        <w:lang w:val="en-US" w:eastAsia="en-US" w:bidi="en-US"/>
      </w:rPr>
    </w:lvl>
  </w:abstractNum>
  <w:abstractNum w:abstractNumId="14" w15:restartNumberingAfterBreak="0">
    <w:nsid w:val="6A0B7CBC"/>
    <w:multiLevelType w:val="hybridMultilevel"/>
    <w:tmpl w:val="24727EFC"/>
    <w:lvl w:ilvl="0" w:tplc="E8A801EA">
      <w:numFmt w:val="bullet"/>
      <w:lvlText w:val=""/>
      <w:lvlJc w:val="left"/>
      <w:pPr>
        <w:ind w:left="455" w:hanging="360"/>
      </w:pPr>
      <w:rPr>
        <w:rFonts w:ascii="Symbol" w:eastAsia="Symbol" w:hAnsi="Symbol" w:cs="Symbol" w:hint="default"/>
        <w:w w:val="100"/>
        <w:sz w:val="22"/>
        <w:szCs w:val="22"/>
        <w:lang w:val="en-US" w:eastAsia="en-US" w:bidi="en-US"/>
      </w:rPr>
    </w:lvl>
    <w:lvl w:ilvl="1" w:tplc="BA108ED2">
      <w:numFmt w:val="bullet"/>
      <w:lvlText w:val="•"/>
      <w:lvlJc w:val="left"/>
      <w:pPr>
        <w:ind w:left="798" w:hanging="360"/>
      </w:pPr>
      <w:rPr>
        <w:rFonts w:hint="default"/>
        <w:lang w:val="en-US" w:eastAsia="en-US" w:bidi="en-US"/>
      </w:rPr>
    </w:lvl>
    <w:lvl w:ilvl="2" w:tplc="AEB6306A">
      <w:numFmt w:val="bullet"/>
      <w:lvlText w:val="•"/>
      <w:lvlJc w:val="left"/>
      <w:pPr>
        <w:ind w:left="1137" w:hanging="360"/>
      </w:pPr>
      <w:rPr>
        <w:rFonts w:hint="default"/>
        <w:lang w:val="en-US" w:eastAsia="en-US" w:bidi="en-US"/>
      </w:rPr>
    </w:lvl>
    <w:lvl w:ilvl="3" w:tplc="A1D4B4F6">
      <w:numFmt w:val="bullet"/>
      <w:lvlText w:val="•"/>
      <w:lvlJc w:val="left"/>
      <w:pPr>
        <w:ind w:left="1476" w:hanging="360"/>
      </w:pPr>
      <w:rPr>
        <w:rFonts w:hint="default"/>
        <w:lang w:val="en-US" w:eastAsia="en-US" w:bidi="en-US"/>
      </w:rPr>
    </w:lvl>
    <w:lvl w:ilvl="4" w:tplc="CC544104">
      <w:numFmt w:val="bullet"/>
      <w:lvlText w:val="•"/>
      <w:lvlJc w:val="left"/>
      <w:pPr>
        <w:ind w:left="1815" w:hanging="360"/>
      </w:pPr>
      <w:rPr>
        <w:rFonts w:hint="default"/>
        <w:lang w:val="en-US" w:eastAsia="en-US" w:bidi="en-US"/>
      </w:rPr>
    </w:lvl>
    <w:lvl w:ilvl="5" w:tplc="B85AFF74">
      <w:numFmt w:val="bullet"/>
      <w:lvlText w:val="•"/>
      <w:lvlJc w:val="left"/>
      <w:pPr>
        <w:ind w:left="2154" w:hanging="360"/>
      </w:pPr>
      <w:rPr>
        <w:rFonts w:hint="default"/>
        <w:lang w:val="en-US" w:eastAsia="en-US" w:bidi="en-US"/>
      </w:rPr>
    </w:lvl>
    <w:lvl w:ilvl="6" w:tplc="9BAC8F36">
      <w:numFmt w:val="bullet"/>
      <w:lvlText w:val="•"/>
      <w:lvlJc w:val="left"/>
      <w:pPr>
        <w:ind w:left="2492" w:hanging="360"/>
      </w:pPr>
      <w:rPr>
        <w:rFonts w:hint="default"/>
        <w:lang w:val="en-US" w:eastAsia="en-US" w:bidi="en-US"/>
      </w:rPr>
    </w:lvl>
    <w:lvl w:ilvl="7" w:tplc="7ACAFAD2">
      <w:numFmt w:val="bullet"/>
      <w:lvlText w:val="•"/>
      <w:lvlJc w:val="left"/>
      <w:pPr>
        <w:ind w:left="2831" w:hanging="360"/>
      </w:pPr>
      <w:rPr>
        <w:rFonts w:hint="default"/>
        <w:lang w:val="en-US" w:eastAsia="en-US" w:bidi="en-US"/>
      </w:rPr>
    </w:lvl>
    <w:lvl w:ilvl="8" w:tplc="EB62B82A">
      <w:numFmt w:val="bullet"/>
      <w:lvlText w:val="•"/>
      <w:lvlJc w:val="left"/>
      <w:pPr>
        <w:ind w:left="3170" w:hanging="360"/>
      </w:pPr>
      <w:rPr>
        <w:rFonts w:hint="default"/>
        <w:lang w:val="en-US" w:eastAsia="en-US" w:bidi="en-US"/>
      </w:rPr>
    </w:lvl>
  </w:abstractNum>
  <w:abstractNum w:abstractNumId="15" w15:restartNumberingAfterBreak="0">
    <w:nsid w:val="6AFE5A90"/>
    <w:multiLevelType w:val="hybridMultilevel"/>
    <w:tmpl w:val="1BD41B64"/>
    <w:lvl w:ilvl="0" w:tplc="435CAC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B1A76BE"/>
    <w:multiLevelType w:val="hybridMultilevel"/>
    <w:tmpl w:val="03902248"/>
    <w:lvl w:ilvl="0" w:tplc="C470A4F6">
      <w:start w:val="1"/>
      <w:numFmt w:val="decimal"/>
      <w:suff w:val="nothing"/>
      <w:lvlText w:val="[%1]"/>
      <w:lvlJc w:val="left"/>
      <w:pPr>
        <w:ind w:left="420" w:hanging="420"/>
      </w:pPr>
      <w:rPr>
        <w:rFonts w:hint="eastAsia"/>
        <w:sz w:val="22"/>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BC044C3"/>
    <w:multiLevelType w:val="hybridMultilevel"/>
    <w:tmpl w:val="04442162"/>
    <w:lvl w:ilvl="0" w:tplc="09AA37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DA03300"/>
    <w:multiLevelType w:val="hybridMultilevel"/>
    <w:tmpl w:val="16066160"/>
    <w:lvl w:ilvl="0" w:tplc="8576737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361055153">
    <w:abstractNumId w:val="10"/>
  </w:num>
  <w:num w:numId="2" w16cid:durableId="1915629059">
    <w:abstractNumId w:val="16"/>
  </w:num>
  <w:num w:numId="3" w16cid:durableId="1941833651">
    <w:abstractNumId w:val="18"/>
  </w:num>
  <w:num w:numId="4" w16cid:durableId="386226483">
    <w:abstractNumId w:val="8"/>
  </w:num>
  <w:num w:numId="5" w16cid:durableId="860970174">
    <w:abstractNumId w:val="14"/>
  </w:num>
  <w:num w:numId="6" w16cid:durableId="1531256186">
    <w:abstractNumId w:val="13"/>
  </w:num>
  <w:num w:numId="7" w16cid:durableId="488787551">
    <w:abstractNumId w:val="12"/>
  </w:num>
  <w:num w:numId="8" w16cid:durableId="941378871">
    <w:abstractNumId w:val="5"/>
  </w:num>
  <w:num w:numId="9" w16cid:durableId="816921586">
    <w:abstractNumId w:val="3"/>
  </w:num>
  <w:num w:numId="10" w16cid:durableId="1283001049">
    <w:abstractNumId w:val="7"/>
  </w:num>
  <w:num w:numId="11" w16cid:durableId="199779815">
    <w:abstractNumId w:val="0"/>
  </w:num>
  <w:num w:numId="12" w16cid:durableId="23555941">
    <w:abstractNumId w:val="6"/>
  </w:num>
  <w:num w:numId="13" w16cid:durableId="486408236">
    <w:abstractNumId w:val="9"/>
  </w:num>
  <w:num w:numId="14" w16cid:durableId="367071667">
    <w:abstractNumId w:val="2"/>
  </w:num>
  <w:num w:numId="15" w16cid:durableId="1803890260">
    <w:abstractNumId w:val="17"/>
  </w:num>
  <w:num w:numId="16" w16cid:durableId="1293294755">
    <w:abstractNumId w:val="15"/>
  </w:num>
  <w:num w:numId="17" w16cid:durableId="594217360">
    <w:abstractNumId w:val="4"/>
  </w:num>
  <w:num w:numId="18" w16cid:durableId="243996121">
    <w:abstractNumId w:val="11"/>
  </w:num>
  <w:num w:numId="19" w16cid:durableId="6423448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ocumentProtection w:edit="readOnly" w:enforcement="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67F"/>
    <w:rsid w:val="000024DA"/>
    <w:rsid w:val="00006B7C"/>
    <w:rsid w:val="000148D1"/>
    <w:rsid w:val="00035DCA"/>
    <w:rsid w:val="00045D73"/>
    <w:rsid w:val="000670F7"/>
    <w:rsid w:val="000871BC"/>
    <w:rsid w:val="000B69F5"/>
    <w:rsid w:val="000C3936"/>
    <w:rsid w:val="000D1CED"/>
    <w:rsid w:val="000D28DC"/>
    <w:rsid w:val="000E5B5D"/>
    <w:rsid w:val="000F5D6F"/>
    <w:rsid w:val="00112059"/>
    <w:rsid w:val="00113CA1"/>
    <w:rsid w:val="001150A6"/>
    <w:rsid w:val="0011530F"/>
    <w:rsid w:val="0012197A"/>
    <w:rsid w:val="00146E16"/>
    <w:rsid w:val="00166A4F"/>
    <w:rsid w:val="00175C96"/>
    <w:rsid w:val="001772D2"/>
    <w:rsid w:val="00185F68"/>
    <w:rsid w:val="001A495D"/>
    <w:rsid w:val="001B5CB8"/>
    <w:rsid w:val="001E021F"/>
    <w:rsid w:val="001E1CED"/>
    <w:rsid w:val="001F585C"/>
    <w:rsid w:val="001F5FE2"/>
    <w:rsid w:val="00200B2C"/>
    <w:rsid w:val="00203D16"/>
    <w:rsid w:val="002043B8"/>
    <w:rsid w:val="002051A9"/>
    <w:rsid w:val="00206C67"/>
    <w:rsid w:val="00216790"/>
    <w:rsid w:val="00264BFC"/>
    <w:rsid w:val="00265289"/>
    <w:rsid w:val="00272048"/>
    <w:rsid w:val="00273C9C"/>
    <w:rsid w:val="002855D0"/>
    <w:rsid w:val="002D6010"/>
    <w:rsid w:val="002D6E0C"/>
    <w:rsid w:val="002E250C"/>
    <w:rsid w:val="002F30B8"/>
    <w:rsid w:val="00300B56"/>
    <w:rsid w:val="003015B1"/>
    <w:rsid w:val="003016E7"/>
    <w:rsid w:val="00304E25"/>
    <w:rsid w:val="0032133F"/>
    <w:rsid w:val="003245E3"/>
    <w:rsid w:val="00331789"/>
    <w:rsid w:val="00332CCF"/>
    <w:rsid w:val="003367B3"/>
    <w:rsid w:val="003403F6"/>
    <w:rsid w:val="00347FF5"/>
    <w:rsid w:val="00364140"/>
    <w:rsid w:val="00381D5D"/>
    <w:rsid w:val="00391FBF"/>
    <w:rsid w:val="003A0B63"/>
    <w:rsid w:val="003A683A"/>
    <w:rsid w:val="003A7481"/>
    <w:rsid w:val="003A7A9A"/>
    <w:rsid w:val="003B5E41"/>
    <w:rsid w:val="003C70BB"/>
    <w:rsid w:val="003C743E"/>
    <w:rsid w:val="003D08E3"/>
    <w:rsid w:val="003D10C8"/>
    <w:rsid w:val="003E13A5"/>
    <w:rsid w:val="003F19C2"/>
    <w:rsid w:val="003F529F"/>
    <w:rsid w:val="00402011"/>
    <w:rsid w:val="004037C9"/>
    <w:rsid w:val="004312EE"/>
    <w:rsid w:val="004406AC"/>
    <w:rsid w:val="00447E92"/>
    <w:rsid w:val="00451347"/>
    <w:rsid w:val="00454727"/>
    <w:rsid w:val="004712C7"/>
    <w:rsid w:val="004734FA"/>
    <w:rsid w:val="00491252"/>
    <w:rsid w:val="00492C86"/>
    <w:rsid w:val="004973F1"/>
    <w:rsid w:val="004A25B2"/>
    <w:rsid w:val="004A6F8B"/>
    <w:rsid w:val="004B0ADF"/>
    <w:rsid w:val="004C3E06"/>
    <w:rsid w:val="004E5EEF"/>
    <w:rsid w:val="005060D1"/>
    <w:rsid w:val="00513283"/>
    <w:rsid w:val="00530130"/>
    <w:rsid w:val="00542CBB"/>
    <w:rsid w:val="00542ED5"/>
    <w:rsid w:val="00544563"/>
    <w:rsid w:val="00553C46"/>
    <w:rsid w:val="0056651B"/>
    <w:rsid w:val="0057439A"/>
    <w:rsid w:val="00592459"/>
    <w:rsid w:val="005962AB"/>
    <w:rsid w:val="005A0889"/>
    <w:rsid w:val="005A46CB"/>
    <w:rsid w:val="005A4ADD"/>
    <w:rsid w:val="005B39B7"/>
    <w:rsid w:val="005C0A7C"/>
    <w:rsid w:val="005C529E"/>
    <w:rsid w:val="005F7231"/>
    <w:rsid w:val="00614096"/>
    <w:rsid w:val="00617776"/>
    <w:rsid w:val="006316DF"/>
    <w:rsid w:val="00640136"/>
    <w:rsid w:val="006411F4"/>
    <w:rsid w:val="00644813"/>
    <w:rsid w:val="00647E01"/>
    <w:rsid w:val="00662A7E"/>
    <w:rsid w:val="00665F55"/>
    <w:rsid w:val="006B2168"/>
    <w:rsid w:val="006C3477"/>
    <w:rsid w:val="006D286D"/>
    <w:rsid w:val="006F21D8"/>
    <w:rsid w:val="00710161"/>
    <w:rsid w:val="0071414D"/>
    <w:rsid w:val="0072049F"/>
    <w:rsid w:val="0072234F"/>
    <w:rsid w:val="00731F54"/>
    <w:rsid w:val="00732ADC"/>
    <w:rsid w:val="00734866"/>
    <w:rsid w:val="0073514C"/>
    <w:rsid w:val="00750F35"/>
    <w:rsid w:val="00761272"/>
    <w:rsid w:val="00765224"/>
    <w:rsid w:val="00765725"/>
    <w:rsid w:val="00781BFD"/>
    <w:rsid w:val="00785E14"/>
    <w:rsid w:val="0078638E"/>
    <w:rsid w:val="007879C4"/>
    <w:rsid w:val="007A37BA"/>
    <w:rsid w:val="007A4D75"/>
    <w:rsid w:val="007A68CC"/>
    <w:rsid w:val="007C374B"/>
    <w:rsid w:val="007D0476"/>
    <w:rsid w:val="007D47C9"/>
    <w:rsid w:val="007E23E3"/>
    <w:rsid w:val="007F0205"/>
    <w:rsid w:val="00811370"/>
    <w:rsid w:val="0081515C"/>
    <w:rsid w:val="00823876"/>
    <w:rsid w:val="008268C7"/>
    <w:rsid w:val="00845003"/>
    <w:rsid w:val="00866659"/>
    <w:rsid w:val="00867CEF"/>
    <w:rsid w:val="0087123C"/>
    <w:rsid w:val="00887246"/>
    <w:rsid w:val="008876FF"/>
    <w:rsid w:val="008A1D89"/>
    <w:rsid w:val="008A386F"/>
    <w:rsid w:val="008B06AE"/>
    <w:rsid w:val="008C4AD2"/>
    <w:rsid w:val="008C61D5"/>
    <w:rsid w:val="008E071F"/>
    <w:rsid w:val="008E1F27"/>
    <w:rsid w:val="008E22C5"/>
    <w:rsid w:val="009038A3"/>
    <w:rsid w:val="00905770"/>
    <w:rsid w:val="00915DD2"/>
    <w:rsid w:val="009205F6"/>
    <w:rsid w:val="00925507"/>
    <w:rsid w:val="00934EB1"/>
    <w:rsid w:val="00946088"/>
    <w:rsid w:val="0096237B"/>
    <w:rsid w:val="00963006"/>
    <w:rsid w:val="00975BF2"/>
    <w:rsid w:val="00982AD7"/>
    <w:rsid w:val="00982B3B"/>
    <w:rsid w:val="00983ACF"/>
    <w:rsid w:val="009854F9"/>
    <w:rsid w:val="009870D6"/>
    <w:rsid w:val="009A1989"/>
    <w:rsid w:val="009A432B"/>
    <w:rsid w:val="009B3998"/>
    <w:rsid w:val="009B667F"/>
    <w:rsid w:val="009C6A50"/>
    <w:rsid w:val="009D0B55"/>
    <w:rsid w:val="009D2B19"/>
    <w:rsid w:val="009E5C3D"/>
    <w:rsid w:val="009E66C8"/>
    <w:rsid w:val="009E7231"/>
    <w:rsid w:val="009E7723"/>
    <w:rsid w:val="009F5FA4"/>
    <w:rsid w:val="009F7356"/>
    <w:rsid w:val="00A02947"/>
    <w:rsid w:val="00A17029"/>
    <w:rsid w:val="00A21D7F"/>
    <w:rsid w:val="00A27491"/>
    <w:rsid w:val="00A34642"/>
    <w:rsid w:val="00A41F71"/>
    <w:rsid w:val="00A50982"/>
    <w:rsid w:val="00A556B9"/>
    <w:rsid w:val="00A6160D"/>
    <w:rsid w:val="00A727A0"/>
    <w:rsid w:val="00A75B7B"/>
    <w:rsid w:val="00A84A8E"/>
    <w:rsid w:val="00A9001F"/>
    <w:rsid w:val="00A922AF"/>
    <w:rsid w:val="00A941C2"/>
    <w:rsid w:val="00AA5357"/>
    <w:rsid w:val="00AD4ED8"/>
    <w:rsid w:val="00AF4380"/>
    <w:rsid w:val="00B12417"/>
    <w:rsid w:val="00B16F3C"/>
    <w:rsid w:val="00B2121A"/>
    <w:rsid w:val="00B257AE"/>
    <w:rsid w:val="00B34422"/>
    <w:rsid w:val="00B47F55"/>
    <w:rsid w:val="00B509DD"/>
    <w:rsid w:val="00B50D8B"/>
    <w:rsid w:val="00B51958"/>
    <w:rsid w:val="00B53DC8"/>
    <w:rsid w:val="00B62EE1"/>
    <w:rsid w:val="00B7301E"/>
    <w:rsid w:val="00B76A04"/>
    <w:rsid w:val="00B80C5B"/>
    <w:rsid w:val="00B842A0"/>
    <w:rsid w:val="00B84CF4"/>
    <w:rsid w:val="00B94F91"/>
    <w:rsid w:val="00BA31F2"/>
    <w:rsid w:val="00BA3B5D"/>
    <w:rsid w:val="00BA5B3E"/>
    <w:rsid w:val="00BB683C"/>
    <w:rsid w:val="00BC0922"/>
    <w:rsid w:val="00BE335C"/>
    <w:rsid w:val="00BF6441"/>
    <w:rsid w:val="00C05531"/>
    <w:rsid w:val="00C055D1"/>
    <w:rsid w:val="00C26D7C"/>
    <w:rsid w:val="00C278D6"/>
    <w:rsid w:val="00C30AAE"/>
    <w:rsid w:val="00C3174F"/>
    <w:rsid w:val="00C37B46"/>
    <w:rsid w:val="00C44584"/>
    <w:rsid w:val="00C520E3"/>
    <w:rsid w:val="00C5382C"/>
    <w:rsid w:val="00C5535E"/>
    <w:rsid w:val="00C554A5"/>
    <w:rsid w:val="00C57BA3"/>
    <w:rsid w:val="00C60AC7"/>
    <w:rsid w:val="00C67946"/>
    <w:rsid w:val="00C72A9F"/>
    <w:rsid w:val="00C77040"/>
    <w:rsid w:val="00C927EC"/>
    <w:rsid w:val="00CA4820"/>
    <w:rsid w:val="00CB3BAB"/>
    <w:rsid w:val="00CB486A"/>
    <w:rsid w:val="00CD4CD3"/>
    <w:rsid w:val="00CF5797"/>
    <w:rsid w:val="00CF5A1E"/>
    <w:rsid w:val="00D01BC0"/>
    <w:rsid w:val="00D01FD0"/>
    <w:rsid w:val="00D12F63"/>
    <w:rsid w:val="00D20835"/>
    <w:rsid w:val="00D235D6"/>
    <w:rsid w:val="00D3401D"/>
    <w:rsid w:val="00D352B5"/>
    <w:rsid w:val="00D404C1"/>
    <w:rsid w:val="00D42D52"/>
    <w:rsid w:val="00D450D6"/>
    <w:rsid w:val="00D45669"/>
    <w:rsid w:val="00D56696"/>
    <w:rsid w:val="00D56A33"/>
    <w:rsid w:val="00D61223"/>
    <w:rsid w:val="00D63614"/>
    <w:rsid w:val="00D6398A"/>
    <w:rsid w:val="00D849F9"/>
    <w:rsid w:val="00D93A42"/>
    <w:rsid w:val="00D978AF"/>
    <w:rsid w:val="00DB092F"/>
    <w:rsid w:val="00DB42F1"/>
    <w:rsid w:val="00DC3878"/>
    <w:rsid w:val="00E0307D"/>
    <w:rsid w:val="00E05E4E"/>
    <w:rsid w:val="00E218F2"/>
    <w:rsid w:val="00E24ACF"/>
    <w:rsid w:val="00E264F9"/>
    <w:rsid w:val="00E30A32"/>
    <w:rsid w:val="00E51177"/>
    <w:rsid w:val="00E537D2"/>
    <w:rsid w:val="00E56E55"/>
    <w:rsid w:val="00E57745"/>
    <w:rsid w:val="00E65971"/>
    <w:rsid w:val="00E72126"/>
    <w:rsid w:val="00E76469"/>
    <w:rsid w:val="00E91D75"/>
    <w:rsid w:val="00EA2CB5"/>
    <w:rsid w:val="00EB38A8"/>
    <w:rsid w:val="00EC4193"/>
    <w:rsid w:val="00ED040B"/>
    <w:rsid w:val="00EF3B7F"/>
    <w:rsid w:val="00F07E8A"/>
    <w:rsid w:val="00F30B4A"/>
    <w:rsid w:val="00F4007C"/>
    <w:rsid w:val="00F401A0"/>
    <w:rsid w:val="00F40280"/>
    <w:rsid w:val="00F4309B"/>
    <w:rsid w:val="00F72B48"/>
    <w:rsid w:val="00F74EDA"/>
    <w:rsid w:val="00F81002"/>
    <w:rsid w:val="00F81EB1"/>
    <w:rsid w:val="00F83232"/>
    <w:rsid w:val="00F94A1E"/>
    <w:rsid w:val="00FB3957"/>
    <w:rsid w:val="00FD02E3"/>
    <w:rsid w:val="00FD3BAC"/>
    <w:rsid w:val="00FD6382"/>
    <w:rsid w:val="00FE0FD3"/>
    <w:rsid w:val="00FE1830"/>
    <w:rsid w:val="00FE61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FA8325"/>
  <w15:chartTrackingRefBased/>
  <w15:docId w15:val="{8C7D04BA-3B9B-498F-8F0E-D3785CE43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65224"/>
    <w:pPr>
      <w:widowControl w:val="0"/>
      <w:spacing w:line="400" w:lineRule="exact"/>
      <w:ind w:firstLineChars="200" w:firstLine="200"/>
      <w:jc w:val="both"/>
    </w:pPr>
    <w:rPr>
      <w:rFonts w:ascii="Times New Roman" w:eastAsia="宋体" w:hAnsi="Times New Roman"/>
      <w:sz w:val="24"/>
    </w:rPr>
  </w:style>
  <w:style w:type="paragraph" w:styleId="1">
    <w:name w:val="heading 1"/>
    <w:aliases w:val="一级标题"/>
    <w:next w:val="a"/>
    <w:link w:val="10"/>
    <w:uiPriority w:val="9"/>
    <w:qFormat/>
    <w:rsid w:val="00402011"/>
    <w:pPr>
      <w:keepNext/>
      <w:keepLines/>
      <w:spacing w:beforeLines="50" w:before="50" w:line="400" w:lineRule="exact"/>
      <w:jc w:val="both"/>
      <w:outlineLvl w:val="0"/>
    </w:pPr>
    <w:rPr>
      <w:rFonts w:ascii="Times New Roman" w:eastAsia="黑体" w:hAnsi="Times New Roman"/>
      <w:bCs/>
      <w:kern w:val="44"/>
      <w:sz w:val="30"/>
      <w:szCs w:val="44"/>
    </w:rPr>
  </w:style>
  <w:style w:type="paragraph" w:styleId="2">
    <w:name w:val="heading 2"/>
    <w:aliases w:val="二级标题"/>
    <w:next w:val="a"/>
    <w:link w:val="20"/>
    <w:uiPriority w:val="9"/>
    <w:unhideWhenUsed/>
    <w:qFormat/>
    <w:rsid w:val="00DB092F"/>
    <w:pPr>
      <w:keepNext/>
      <w:keepLines/>
      <w:spacing w:beforeLines="50" w:before="50" w:line="400" w:lineRule="exact"/>
      <w:jc w:val="both"/>
      <w:outlineLvl w:val="1"/>
    </w:pPr>
    <w:rPr>
      <w:rFonts w:ascii="Times New Roman" w:eastAsia="黑体" w:hAnsi="Times New Roman" w:cstheme="majorBidi"/>
      <w:kern w:val="44"/>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5098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50982"/>
    <w:rPr>
      <w:sz w:val="18"/>
      <w:szCs w:val="18"/>
    </w:rPr>
  </w:style>
  <w:style w:type="paragraph" w:styleId="a5">
    <w:name w:val="footer"/>
    <w:basedOn w:val="a"/>
    <w:link w:val="a6"/>
    <w:uiPriority w:val="99"/>
    <w:unhideWhenUsed/>
    <w:rsid w:val="00A50982"/>
    <w:pPr>
      <w:tabs>
        <w:tab w:val="center" w:pos="4153"/>
        <w:tab w:val="right" w:pos="8306"/>
      </w:tabs>
      <w:snapToGrid w:val="0"/>
      <w:jc w:val="left"/>
    </w:pPr>
    <w:rPr>
      <w:sz w:val="18"/>
      <w:szCs w:val="18"/>
    </w:rPr>
  </w:style>
  <w:style w:type="character" w:customStyle="1" w:styleId="a6">
    <w:name w:val="页脚 字符"/>
    <w:basedOn w:val="a0"/>
    <w:link w:val="a5"/>
    <w:uiPriority w:val="99"/>
    <w:rsid w:val="00A50982"/>
    <w:rPr>
      <w:sz w:val="18"/>
      <w:szCs w:val="18"/>
    </w:rPr>
  </w:style>
  <w:style w:type="paragraph" w:styleId="a7">
    <w:name w:val="caption"/>
    <w:basedOn w:val="a"/>
    <w:next w:val="a"/>
    <w:uiPriority w:val="35"/>
    <w:unhideWhenUsed/>
    <w:qFormat/>
    <w:rsid w:val="00734866"/>
    <w:pPr>
      <w:widowControl/>
      <w:jc w:val="left"/>
    </w:pPr>
    <w:rPr>
      <w:rFonts w:asciiTheme="majorHAnsi" w:eastAsia="黑体" w:hAnsiTheme="majorHAnsi" w:cstheme="majorBidi"/>
      <w:kern w:val="0"/>
      <w:sz w:val="20"/>
      <w:szCs w:val="20"/>
    </w:rPr>
  </w:style>
  <w:style w:type="character" w:customStyle="1" w:styleId="10">
    <w:name w:val="标题 1 字符"/>
    <w:aliases w:val="一级标题 字符"/>
    <w:basedOn w:val="a0"/>
    <w:link w:val="1"/>
    <w:uiPriority w:val="9"/>
    <w:rsid w:val="00402011"/>
    <w:rPr>
      <w:rFonts w:ascii="Times New Roman" w:eastAsia="黑体" w:hAnsi="Times New Roman"/>
      <w:bCs/>
      <w:kern w:val="44"/>
      <w:sz w:val="30"/>
      <w:szCs w:val="44"/>
    </w:rPr>
  </w:style>
  <w:style w:type="character" w:customStyle="1" w:styleId="20">
    <w:name w:val="标题 2 字符"/>
    <w:aliases w:val="二级标题 字符"/>
    <w:basedOn w:val="a0"/>
    <w:link w:val="2"/>
    <w:uiPriority w:val="9"/>
    <w:rsid w:val="00DB092F"/>
    <w:rPr>
      <w:rFonts w:ascii="Times New Roman" w:eastAsia="黑体" w:hAnsi="Times New Roman" w:cstheme="majorBidi"/>
      <w:kern w:val="44"/>
      <w:sz w:val="28"/>
      <w:szCs w:val="32"/>
    </w:rPr>
  </w:style>
  <w:style w:type="paragraph" w:customStyle="1" w:styleId="a8">
    <w:name w:val="三级标题"/>
    <w:link w:val="a9"/>
    <w:qFormat/>
    <w:rsid w:val="00216790"/>
    <w:pPr>
      <w:spacing w:beforeLines="50" w:before="50" w:line="400" w:lineRule="exact"/>
      <w:jc w:val="both"/>
      <w:outlineLvl w:val="2"/>
    </w:pPr>
    <w:rPr>
      <w:rFonts w:ascii="Times New Roman" w:eastAsia="黑体" w:hAnsi="Times New Roman" w:cs="宋体"/>
      <w:kern w:val="0"/>
      <w:sz w:val="24"/>
      <w:szCs w:val="24"/>
    </w:rPr>
  </w:style>
  <w:style w:type="character" w:customStyle="1" w:styleId="a9">
    <w:name w:val="三级标题 字符"/>
    <w:basedOn w:val="a0"/>
    <w:link w:val="a8"/>
    <w:rsid w:val="00216790"/>
    <w:rPr>
      <w:rFonts w:ascii="Times New Roman" w:eastAsia="黑体" w:hAnsi="Times New Roman" w:cs="宋体"/>
      <w:kern w:val="0"/>
      <w:sz w:val="24"/>
      <w:szCs w:val="24"/>
    </w:rPr>
  </w:style>
  <w:style w:type="paragraph" w:styleId="aa">
    <w:name w:val="Title"/>
    <w:aliases w:val="四级标题"/>
    <w:next w:val="a"/>
    <w:link w:val="ab"/>
    <w:uiPriority w:val="10"/>
    <w:qFormat/>
    <w:rsid w:val="009A432B"/>
    <w:pPr>
      <w:spacing w:line="400" w:lineRule="exact"/>
      <w:jc w:val="both"/>
      <w:outlineLvl w:val="3"/>
    </w:pPr>
    <w:rPr>
      <w:rFonts w:ascii="Times New Roman" w:eastAsia="楷体" w:hAnsi="Times New Roman" w:cstheme="majorBidi"/>
      <w:bCs/>
      <w:sz w:val="24"/>
      <w:szCs w:val="32"/>
    </w:rPr>
  </w:style>
  <w:style w:type="character" w:customStyle="1" w:styleId="ab">
    <w:name w:val="标题 字符"/>
    <w:aliases w:val="四级标题 字符"/>
    <w:basedOn w:val="a0"/>
    <w:link w:val="aa"/>
    <w:uiPriority w:val="10"/>
    <w:rsid w:val="009A432B"/>
    <w:rPr>
      <w:rFonts w:ascii="Times New Roman" w:eastAsia="楷体" w:hAnsi="Times New Roman" w:cstheme="majorBidi"/>
      <w:bCs/>
      <w:sz w:val="24"/>
      <w:szCs w:val="32"/>
    </w:rPr>
  </w:style>
  <w:style w:type="table" w:styleId="ac">
    <w:name w:val="Table Grid"/>
    <w:basedOn w:val="a1"/>
    <w:uiPriority w:val="39"/>
    <w:rsid w:val="000024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d">
    <w:name w:val="三线表"/>
    <w:basedOn w:val="a1"/>
    <w:uiPriority w:val="99"/>
    <w:rsid w:val="0072234F"/>
    <w:rPr>
      <w:rFonts w:ascii="Times New Roman" w:eastAsia="宋体" w:hAnsi="Times New Roman"/>
    </w:rPr>
    <w:tblPr>
      <w:jc w:val="center"/>
      <w:tblBorders>
        <w:top w:val="single" w:sz="12" w:space="0" w:color="auto"/>
        <w:bottom w:val="single" w:sz="12" w:space="0" w:color="auto"/>
      </w:tblBorders>
    </w:tblPr>
    <w:trPr>
      <w:jc w:val="center"/>
    </w:trPr>
    <w:tcPr>
      <w:vAlign w:val="center"/>
    </w:tc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styleId="ae">
    <w:name w:val="No Spacing"/>
    <w:aliases w:val="图名表头"/>
    <w:next w:val="a7"/>
    <w:link w:val="af"/>
    <w:uiPriority w:val="1"/>
    <w:qFormat/>
    <w:rsid w:val="00731F54"/>
    <w:pPr>
      <w:widowControl w:val="0"/>
      <w:spacing w:line="400" w:lineRule="exact"/>
      <w:jc w:val="center"/>
    </w:pPr>
    <w:rPr>
      <w:rFonts w:ascii="Times New Roman" w:eastAsia="黑体" w:hAnsi="Times New Roman"/>
    </w:rPr>
  </w:style>
  <w:style w:type="character" w:customStyle="1" w:styleId="af">
    <w:name w:val="无间隔 字符"/>
    <w:aliases w:val="图名表头 字符"/>
    <w:basedOn w:val="a0"/>
    <w:link w:val="ae"/>
    <w:uiPriority w:val="1"/>
    <w:rsid w:val="00731F54"/>
    <w:rPr>
      <w:rFonts w:ascii="Times New Roman" w:eastAsia="黑体" w:hAnsi="Times New Roman"/>
    </w:rPr>
  </w:style>
  <w:style w:type="paragraph" w:customStyle="1" w:styleId="af0">
    <w:name w:val="图表内容"/>
    <w:link w:val="af1"/>
    <w:qFormat/>
    <w:rsid w:val="00035DCA"/>
    <w:pPr>
      <w:jc w:val="center"/>
    </w:pPr>
    <w:rPr>
      <w:rFonts w:ascii="Times New Roman" w:eastAsia="宋体" w:hAnsi="Times New Roman"/>
    </w:rPr>
  </w:style>
  <w:style w:type="character" w:customStyle="1" w:styleId="af1">
    <w:name w:val="图表内容 字符"/>
    <w:basedOn w:val="a0"/>
    <w:link w:val="af0"/>
    <w:rsid w:val="00035DCA"/>
    <w:rPr>
      <w:rFonts w:ascii="Times New Roman" w:eastAsia="宋体" w:hAnsi="Times New Roman"/>
    </w:rPr>
  </w:style>
  <w:style w:type="paragraph" w:styleId="af2">
    <w:name w:val="List Paragraph"/>
    <w:basedOn w:val="a"/>
    <w:uiPriority w:val="34"/>
    <w:qFormat/>
    <w:rsid w:val="00CF5A1E"/>
    <w:pPr>
      <w:ind w:firstLine="420"/>
    </w:pPr>
  </w:style>
  <w:style w:type="paragraph" w:customStyle="1" w:styleId="af3">
    <w:name w:val="图片"/>
    <w:basedOn w:val="a"/>
    <w:qFormat/>
    <w:rsid w:val="00C37B46"/>
    <w:pPr>
      <w:spacing w:line="240" w:lineRule="auto"/>
      <w:ind w:firstLineChars="0" w:firstLine="0"/>
      <w:jc w:val="center"/>
    </w:pPr>
    <w:rPr>
      <w:rFonts w:eastAsia="黑体"/>
    </w:rPr>
  </w:style>
  <w:style w:type="table" w:customStyle="1" w:styleId="TableNormal1">
    <w:name w:val="Table Normal1"/>
    <w:uiPriority w:val="2"/>
    <w:semiHidden/>
    <w:unhideWhenUsed/>
    <w:qFormat/>
    <w:rsid w:val="002051A9"/>
    <w:pPr>
      <w:widowControl w:val="0"/>
      <w:autoSpaceDE w:val="0"/>
      <w:autoSpaceDN w:val="0"/>
    </w:pPr>
    <w:rPr>
      <w:kern w:val="0"/>
      <w:sz w:val="22"/>
      <w:lang w:eastAsia="en-US"/>
    </w:rPr>
    <w:tblPr>
      <w:tblInd w:w="0" w:type="dxa"/>
      <w:tblCellMar>
        <w:top w:w="0" w:type="dxa"/>
        <w:left w:w="0" w:type="dxa"/>
        <w:bottom w:w="0" w:type="dxa"/>
        <w:right w:w="0" w:type="dxa"/>
      </w:tblCellMar>
    </w:tblPr>
  </w:style>
  <w:style w:type="character" w:styleId="af4">
    <w:name w:val="Placeholder Text"/>
    <w:basedOn w:val="a0"/>
    <w:uiPriority w:val="99"/>
    <w:semiHidden/>
    <w:rsid w:val="0081515C"/>
    <w:rPr>
      <w:color w:val="808080"/>
    </w:rPr>
  </w:style>
  <w:style w:type="paragraph" w:customStyle="1" w:styleId="l0">
    <w:name w:val="l0"/>
    <w:basedOn w:val="a"/>
    <w:rsid w:val="00934EB1"/>
    <w:pPr>
      <w:widowControl/>
      <w:spacing w:before="100" w:beforeAutospacing="1" w:after="100" w:afterAutospacing="1" w:line="240" w:lineRule="auto"/>
      <w:ind w:firstLineChars="0" w:firstLine="0"/>
      <w:jc w:val="left"/>
    </w:pPr>
    <w:rPr>
      <w:rFonts w:ascii="宋体" w:hAnsi="宋体" w:cs="宋体"/>
      <w:kern w:val="0"/>
      <w:szCs w:val="24"/>
    </w:rPr>
  </w:style>
  <w:style w:type="character" w:customStyle="1" w:styleId="kwd">
    <w:name w:val="kwd"/>
    <w:basedOn w:val="a0"/>
    <w:rsid w:val="00934EB1"/>
  </w:style>
  <w:style w:type="character" w:customStyle="1" w:styleId="pln">
    <w:name w:val="pln"/>
    <w:basedOn w:val="a0"/>
    <w:rsid w:val="00934EB1"/>
  </w:style>
  <w:style w:type="character" w:customStyle="1" w:styleId="pun">
    <w:name w:val="pun"/>
    <w:basedOn w:val="a0"/>
    <w:rsid w:val="00934EB1"/>
  </w:style>
  <w:style w:type="paragraph" w:customStyle="1" w:styleId="l1">
    <w:name w:val="l1"/>
    <w:basedOn w:val="a"/>
    <w:rsid w:val="00934EB1"/>
    <w:pPr>
      <w:widowControl/>
      <w:spacing w:before="100" w:beforeAutospacing="1" w:after="100" w:afterAutospacing="1" w:line="240" w:lineRule="auto"/>
      <w:ind w:firstLineChars="0" w:firstLine="0"/>
      <w:jc w:val="left"/>
    </w:pPr>
    <w:rPr>
      <w:rFonts w:ascii="宋体" w:hAnsi="宋体" w:cs="宋体"/>
      <w:kern w:val="0"/>
      <w:szCs w:val="24"/>
    </w:rPr>
  </w:style>
  <w:style w:type="character" w:customStyle="1" w:styleId="str">
    <w:name w:val="str"/>
    <w:basedOn w:val="a0"/>
    <w:rsid w:val="00934EB1"/>
  </w:style>
  <w:style w:type="paragraph" w:customStyle="1" w:styleId="l2">
    <w:name w:val="l2"/>
    <w:basedOn w:val="a"/>
    <w:rsid w:val="00934EB1"/>
    <w:pPr>
      <w:widowControl/>
      <w:spacing w:before="100" w:beforeAutospacing="1" w:after="100" w:afterAutospacing="1" w:line="240" w:lineRule="auto"/>
      <w:ind w:firstLineChars="0" w:firstLine="0"/>
      <w:jc w:val="left"/>
    </w:pPr>
    <w:rPr>
      <w:rFonts w:ascii="宋体" w:hAnsi="宋体" w:cs="宋体"/>
      <w:kern w:val="0"/>
      <w:szCs w:val="24"/>
    </w:rPr>
  </w:style>
  <w:style w:type="paragraph" w:styleId="TOC">
    <w:name w:val="TOC Heading"/>
    <w:basedOn w:val="1"/>
    <w:next w:val="a"/>
    <w:uiPriority w:val="39"/>
    <w:unhideWhenUsed/>
    <w:qFormat/>
    <w:rsid w:val="00C5535E"/>
    <w:pPr>
      <w:spacing w:beforeLines="0" w:before="24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146E16"/>
    <w:pPr>
      <w:tabs>
        <w:tab w:val="right" w:leader="dot" w:pos="9344"/>
      </w:tabs>
      <w:spacing w:line="240" w:lineRule="exact"/>
      <w:ind w:firstLine="480"/>
    </w:pPr>
  </w:style>
  <w:style w:type="paragraph" w:styleId="TOC2">
    <w:name w:val="toc 2"/>
    <w:basedOn w:val="a"/>
    <w:next w:val="a"/>
    <w:autoRedefine/>
    <w:uiPriority w:val="39"/>
    <w:unhideWhenUsed/>
    <w:rsid w:val="00C5535E"/>
    <w:pPr>
      <w:ind w:leftChars="200" w:left="420"/>
    </w:pPr>
  </w:style>
  <w:style w:type="paragraph" w:styleId="TOC3">
    <w:name w:val="toc 3"/>
    <w:basedOn w:val="a"/>
    <w:next w:val="a"/>
    <w:autoRedefine/>
    <w:uiPriority w:val="39"/>
    <w:unhideWhenUsed/>
    <w:rsid w:val="00C5535E"/>
    <w:pPr>
      <w:ind w:leftChars="400" w:left="840"/>
    </w:pPr>
  </w:style>
  <w:style w:type="character" w:styleId="af5">
    <w:name w:val="Hyperlink"/>
    <w:basedOn w:val="a0"/>
    <w:uiPriority w:val="99"/>
    <w:unhideWhenUsed/>
    <w:rsid w:val="00C5535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85578">
      <w:bodyDiv w:val="1"/>
      <w:marLeft w:val="0"/>
      <w:marRight w:val="0"/>
      <w:marTop w:val="0"/>
      <w:marBottom w:val="0"/>
      <w:divBdr>
        <w:top w:val="none" w:sz="0" w:space="0" w:color="auto"/>
        <w:left w:val="none" w:sz="0" w:space="0" w:color="auto"/>
        <w:bottom w:val="none" w:sz="0" w:space="0" w:color="auto"/>
        <w:right w:val="none" w:sz="0" w:space="0" w:color="auto"/>
      </w:divBdr>
    </w:div>
    <w:div w:id="371931024">
      <w:bodyDiv w:val="1"/>
      <w:marLeft w:val="0"/>
      <w:marRight w:val="0"/>
      <w:marTop w:val="0"/>
      <w:marBottom w:val="0"/>
      <w:divBdr>
        <w:top w:val="none" w:sz="0" w:space="0" w:color="auto"/>
        <w:left w:val="none" w:sz="0" w:space="0" w:color="auto"/>
        <w:bottom w:val="none" w:sz="0" w:space="0" w:color="auto"/>
        <w:right w:val="none" w:sz="0" w:space="0" w:color="auto"/>
      </w:divBdr>
    </w:div>
    <w:div w:id="503974769">
      <w:bodyDiv w:val="1"/>
      <w:marLeft w:val="0"/>
      <w:marRight w:val="0"/>
      <w:marTop w:val="0"/>
      <w:marBottom w:val="0"/>
      <w:divBdr>
        <w:top w:val="none" w:sz="0" w:space="0" w:color="auto"/>
        <w:left w:val="none" w:sz="0" w:space="0" w:color="auto"/>
        <w:bottom w:val="none" w:sz="0" w:space="0" w:color="auto"/>
        <w:right w:val="none" w:sz="0" w:space="0" w:color="auto"/>
      </w:divBdr>
    </w:div>
    <w:div w:id="520240756">
      <w:bodyDiv w:val="1"/>
      <w:marLeft w:val="0"/>
      <w:marRight w:val="0"/>
      <w:marTop w:val="0"/>
      <w:marBottom w:val="0"/>
      <w:divBdr>
        <w:top w:val="none" w:sz="0" w:space="0" w:color="auto"/>
        <w:left w:val="none" w:sz="0" w:space="0" w:color="auto"/>
        <w:bottom w:val="none" w:sz="0" w:space="0" w:color="auto"/>
        <w:right w:val="none" w:sz="0" w:space="0" w:color="auto"/>
      </w:divBdr>
    </w:div>
    <w:div w:id="583803359">
      <w:bodyDiv w:val="1"/>
      <w:marLeft w:val="0"/>
      <w:marRight w:val="0"/>
      <w:marTop w:val="0"/>
      <w:marBottom w:val="0"/>
      <w:divBdr>
        <w:top w:val="none" w:sz="0" w:space="0" w:color="auto"/>
        <w:left w:val="none" w:sz="0" w:space="0" w:color="auto"/>
        <w:bottom w:val="none" w:sz="0" w:space="0" w:color="auto"/>
        <w:right w:val="none" w:sz="0" w:space="0" w:color="auto"/>
      </w:divBdr>
    </w:div>
    <w:div w:id="676494841">
      <w:bodyDiv w:val="1"/>
      <w:marLeft w:val="0"/>
      <w:marRight w:val="0"/>
      <w:marTop w:val="0"/>
      <w:marBottom w:val="0"/>
      <w:divBdr>
        <w:top w:val="none" w:sz="0" w:space="0" w:color="auto"/>
        <w:left w:val="none" w:sz="0" w:space="0" w:color="auto"/>
        <w:bottom w:val="none" w:sz="0" w:space="0" w:color="auto"/>
        <w:right w:val="none" w:sz="0" w:space="0" w:color="auto"/>
      </w:divBdr>
    </w:div>
    <w:div w:id="680283338">
      <w:bodyDiv w:val="1"/>
      <w:marLeft w:val="0"/>
      <w:marRight w:val="0"/>
      <w:marTop w:val="0"/>
      <w:marBottom w:val="0"/>
      <w:divBdr>
        <w:top w:val="none" w:sz="0" w:space="0" w:color="auto"/>
        <w:left w:val="none" w:sz="0" w:space="0" w:color="auto"/>
        <w:bottom w:val="none" w:sz="0" w:space="0" w:color="auto"/>
        <w:right w:val="none" w:sz="0" w:space="0" w:color="auto"/>
      </w:divBdr>
    </w:div>
    <w:div w:id="708458930">
      <w:bodyDiv w:val="1"/>
      <w:marLeft w:val="0"/>
      <w:marRight w:val="0"/>
      <w:marTop w:val="0"/>
      <w:marBottom w:val="0"/>
      <w:divBdr>
        <w:top w:val="none" w:sz="0" w:space="0" w:color="auto"/>
        <w:left w:val="none" w:sz="0" w:space="0" w:color="auto"/>
        <w:bottom w:val="none" w:sz="0" w:space="0" w:color="auto"/>
        <w:right w:val="none" w:sz="0" w:space="0" w:color="auto"/>
      </w:divBdr>
    </w:div>
    <w:div w:id="952203551">
      <w:bodyDiv w:val="1"/>
      <w:marLeft w:val="0"/>
      <w:marRight w:val="0"/>
      <w:marTop w:val="0"/>
      <w:marBottom w:val="0"/>
      <w:divBdr>
        <w:top w:val="none" w:sz="0" w:space="0" w:color="auto"/>
        <w:left w:val="none" w:sz="0" w:space="0" w:color="auto"/>
        <w:bottom w:val="none" w:sz="0" w:space="0" w:color="auto"/>
        <w:right w:val="none" w:sz="0" w:space="0" w:color="auto"/>
      </w:divBdr>
    </w:div>
    <w:div w:id="1094282497">
      <w:bodyDiv w:val="1"/>
      <w:marLeft w:val="0"/>
      <w:marRight w:val="0"/>
      <w:marTop w:val="0"/>
      <w:marBottom w:val="0"/>
      <w:divBdr>
        <w:top w:val="none" w:sz="0" w:space="0" w:color="auto"/>
        <w:left w:val="none" w:sz="0" w:space="0" w:color="auto"/>
        <w:bottom w:val="none" w:sz="0" w:space="0" w:color="auto"/>
        <w:right w:val="none" w:sz="0" w:space="0" w:color="auto"/>
      </w:divBdr>
    </w:div>
    <w:div w:id="1296713317">
      <w:bodyDiv w:val="1"/>
      <w:marLeft w:val="0"/>
      <w:marRight w:val="0"/>
      <w:marTop w:val="0"/>
      <w:marBottom w:val="0"/>
      <w:divBdr>
        <w:top w:val="none" w:sz="0" w:space="0" w:color="auto"/>
        <w:left w:val="none" w:sz="0" w:space="0" w:color="auto"/>
        <w:bottom w:val="none" w:sz="0" w:space="0" w:color="auto"/>
        <w:right w:val="none" w:sz="0" w:space="0" w:color="auto"/>
      </w:divBdr>
    </w:div>
    <w:div w:id="1624731510">
      <w:bodyDiv w:val="1"/>
      <w:marLeft w:val="0"/>
      <w:marRight w:val="0"/>
      <w:marTop w:val="0"/>
      <w:marBottom w:val="0"/>
      <w:divBdr>
        <w:top w:val="none" w:sz="0" w:space="0" w:color="auto"/>
        <w:left w:val="none" w:sz="0" w:space="0" w:color="auto"/>
        <w:bottom w:val="none" w:sz="0" w:space="0" w:color="auto"/>
        <w:right w:val="none" w:sz="0" w:space="0" w:color="auto"/>
      </w:divBdr>
    </w:div>
    <w:div w:id="1768042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4.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6E4B2C-0326-4F24-9AB4-E1598A0B4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7228</TotalTime>
  <Pages>23</Pages>
  <Words>989</Words>
  <Characters>5643</Characters>
  <Application>Microsoft Office Word</Application>
  <DocSecurity>0</DocSecurity>
  <Lines>47</Lines>
  <Paragraphs>13</Paragraphs>
  <ScaleCrop>false</ScaleCrop>
  <Company/>
  <LinksUpToDate>false</LinksUpToDate>
  <CharactersWithSpaces>6619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李海涛</dc:creator>
  <cp:keywords/>
  <dc:description/>
  <cp:lastModifiedBy>李 海涛</cp:lastModifiedBy>
  <cp:revision>59</cp:revision>
  <cp:lastPrinted>2021-08-10T06:17:00Z</cp:lastPrinted>
  <dcterms:created xsi:type="dcterms:W3CDTF">2021-07-17T06:26:00Z</dcterms:created>
  <dcterms:modified xsi:type="dcterms:W3CDTF">2022-06-30T13:06:00Z</dcterms:modified>
</cp:coreProperties>
</file>