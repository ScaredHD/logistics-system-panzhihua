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960"/>
        <w:gridCol w:w="7148"/>
      </w:tblGrid>
      <w:tr w:rsidR="00B62EE1" w:rsidRPr="00B62EE1" w14:paraId="6AF237D1" w14:textId="77777777" w:rsidTr="005A57A4">
        <w:trPr>
          <w:trHeight w:val="2700"/>
        </w:trPr>
        <w:tc>
          <w:tcPr>
            <w:tcW w:w="1960" w:type="dxa"/>
            <w:shd w:val="clear" w:color="auto" w:fill="CCCCCC"/>
          </w:tcPr>
          <w:p w14:paraId="758FE7BC" w14:textId="77777777" w:rsidR="00B62EE1" w:rsidRPr="00DC3878" w:rsidRDefault="00B62EE1" w:rsidP="00B62EE1">
            <w:pPr>
              <w:spacing w:line="240" w:lineRule="atLeast"/>
              <w:ind w:right="100" w:firstLineChars="0" w:firstLine="0"/>
              <w:jc w:val="left"/>
              <w:rPr>
                <w:rFonts w:ascii="Arial" w:hAnsi="Arial" w:cs="Times New Roman"/>
                <w:b/>
                <w:snapToGrid w:val="0"/>
                <w:color w:val="000000" w:themeColor="text1"/>
                <w:kern w:val="0"/>
                <w:sz w:val="20"/>
                <w:szCs w:val="20"/>
              </w:rPr>
            </w:pPr>
          </w:p>
        </w:tc>
        <w:tc>
          <w:tcPr>
            <w:tcW w:w="714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980"/>
            </w:tblGrid>
            <w:tr w:rsidR="00B62EE1" w:rsidRPr="00B62EE1" w14:paraId="2CE4D94D" w14:textId="77777777" w:rsidTr="005A57A4">
              <w:tc>
                <w:tcPr>
                  <w:tcW w:w="1435" w:type="dxa"/>
                </w:tcPr>
                <w:p w14:paraId="2CBA0BD0"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号</w:t>
                  </w:r>
                </w:p>
              </w:tc>
              <w:tc>
                <w:tcPr>
                  <w:tcW w:w="1980" w:type="dxa"/>
                </w:tcPr>
                <w:p w14:paraId="7863EF6B"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2CC29C40" w14:textId="77777777" w:rsidTr="005A57A4">
              <w:trPr>
                <w:trHeight w:val="351"/>
              </w:trPr>
              <w:tc>
                <w:tcPr>
                  <w:tcW w:w="1435" w:type="dxa"/>
                </w:tcPr>
                <w:p w14:paraId="62713B82"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卷内编号</w:t>
                  </w:r>
                </w:p>
              </w:tc>
              <w:tc>
                <w:tcPr>
                  <w:tcW w:w="1980" w:type="dxa"/>
                </w:tcPr>
                <w:p w14:paraId="2D04D095"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41A7B633" w14:textId="77777777" w:rsidTr="005A57A4">
              <w:tc>
                <w:tcPr>
                  <w:tcW w:w="1435" w:type="dxa"/>
                </w:tcPr>
                <w:p w14:paraId="40F11EF6"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密</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级</w:t>
                  </w:r>
                </w:p>
              </w:tc>
              <w:tc>
                <w:tcPr>
                  <w:tcW w:w="1980" w:type="dxa"/>
                </w:tcPr>
                <w:p w14:paraId="7D3DA9CA"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bl>
          <w:p w14:paraId="5A059A44"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23FC177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191C23BE"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6793F3C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78332156"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5C92CB17" w14:textId="77777777" w:rsidR="00B62EE1" w:rsidRPr="00B62EE1" w:rsidRDefault="00B62EE1" w:rsidP="00B62EE1">
            <w:pPr>
              <w:spacing w:line="240" w:lineRule="atLeast"/>
              <w:ind w:right="100" w:firstLineChars="0" w:firstLine="0"/>
              <w:jc w:val="left"/>
              <w:rPr>
                <w:rFonts w:ascii="Arial" w:hAnsi="Arial" w:cs="Times New Roman"/>
                <w:b/>
                <w:snapToGrid w:val="0"/>
                <w:kern w:val="0"/>
                <w:sz w:val="20"/>
                <w:szCs w:val="20"/>
              </w:rPr>
            </w:pPr>
          </w:p>
          <w:p w14:paraId="06860C19" w14:textId="72F6FEAF"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b/>
                <w:snapToGrid w:val="0"/>
                <w:kern w:val="0"/>
                <w:szCs w:val="20"/>
              </w:rPr>
              <w:t>项目编号</w:t>
            </w:r>
            <w:r w:rsidRPr="00B62EE1">
              <w:rPr>
                <w:rFonts w:ascii="Arial" w:hAnsi="Arial" w:cs="Times New Roman"/>
                <w:b/>
                <w:snapToGrid w:val="0"/>
                <w:kern w:val="0"/>
                <w:szCs w:val="20"/>
              </w:rPr>
              <w:t>:</w:t>
            </w:r>
            <w:r w:rsidRPr="00B62EE1">
              <w:rPr>
                <w:rFonts w:ascii="Arial" w:hAnsi="Arial" w:cs="Times New Roman" w:hint="eastAsia"/>
                <w:b/>
                <w:snapToGrid w:val="0"/>
                <w:kern w:val="0"/>
                <w:szCs w:val="20"/>
              </w:rPr>
              <w:t xml:space="preserve"> </w:t>
            </w:r>
            <w:r w:rsidRPr="00B62EE1">
              <w:rPr>
                <w:rFonts w:ascii="Arial" w:hAnsi="Arial" w:cs="Times New Roman"/>
                <w:b/>
                <w:snapToGrid w:val="0"/>
                <w:kern w:val="0"/>
                <w:szCs w:val="20"/>
              </w:rPr>
              <w:t>HD0</w:t>
            </w:r>
            <w:r w:rsidR="00AD4ED8">
              <w:rPr>
                <w:rFonts w:ascii="Arial" w:hAnsi="Arial" w:cs="Times New Roman"/>
                <w:b/>
                <w:snapToGrid w:val="0"/>
                <w:kern w:val="0"/>
                <w:szCs w:val="20"/>
              </w:rPr>
              <w:t>9</w:t>
            </w:r>
          </w:p>
          <w:p w14:paraId="5F8ACD48" w14:textId="7FE7EF0A" w:rsidR="00B62EE1" w:rsidRPr="00B62EE1" w:rsidRDefault="00A9001F" w:rsidP="00B62EE1">
            <w:pPr>
              <w:spacing w:line="240" w:lineRule="atLeast"/>
              <w:ind w:firstLineChars="0" w:firstLine="0"/>
              <w:jc w:val="center"/>
              <w:rPr>
                <w:rFonts w:ascii="Arial" w:hAnsi="Arial" w:cs="Times New Roman"/>
                <w:b/>
                <w:snapToGrid w:val="0"/>
                <w:kern w:val="0"/>
                <w:sz w:val="44"/>
                <w:szCs w:val="20"/>
              </w:rPr>
            </w:pPr>
            <w:r>
              <w:rPr>
                <w:rFonts w:ascii="Arial" w:hAnsi="Arial" w:cs="Times New Roman" w:hint="eastAsia"/>
                <w:b/>
                <w:snapToGrid w:val="0"/>
                <w:kern w:val="0"/>
                <w:sz w:val="44"/>
                <w:szCs w:val="20"/>
              </w:rPr>
              <w:t>攀枝花物流系统</w:t>
            </w:r>
          </w:p>
        </w:tc>
      </w:tr>
      <w:tr w:rsidR="00B62EE1" w:rsidRPr="00B62EE1" w14:paraId="71BE9CF8" w14:textId="77777777" w:rsidTr="005A57A4">
        <w:trPr>
          <w:cantSplit/>
          <w:trHeight w:val="7208"/>
        </w:trPr>
        <w:tc>
          <w:tcPr>
            <w:tcW w:w="1960" w:type="dxa"/>
            <w:vMerge w:val="restart"/>
            <w:shd w:val="clear" w:color="auto" w:fill="CCCCCC"/>
            <w:vAlign w:val="bottom"/>
          </w:tcPr>
          <w:p w14:paraId="69544602" w14:textId="77777777" w:rsidR="00B62EE1" w:rsidRPr="00B62EE1" w:rsidRDefault="00B62EE1" w:rsidP="00B62EE1">
            <w:pPr>
              <w:spacing w:line="240" w:lineRule="atLeast"/>
              <w:ind w:firstLineChars="0" w:firstLine="0"/>
              <w:rPr>
                <w:rFonts w:ascii="Arial" w:hAnsi="Arial" w:cs="Times New Roman"/>
                <w:snapToGrid w:val="0"/>
                <w:kern w:val="0"/>
                <w:sz w:val="21"/>
                <w:szCs w:val="20"/>
              </w:rPr>
            </w:pPr>
            <w:r w:rsidRPr="00B62EE1">
              <w:rPr>
                <w:rFonts w:ascii="Arial" w:hAnsi="Arial" w:cs="Times New Roman" w:hint="eastAsia"/>
                <w:snapToGrid w:val="0"/>
                <w:kern w:val="0"/>
                <w:sz w:val="21"/>
                <w:szCs w:val="20"/>
              </w:rPr>
              <w:t>分类</w:t>
            </w:r>
            <w:r w:rsidRPr="00B62EE1">
              <w:rPr>
                <w:rFonts w:ascii="Arial" w:hAnsi="Arial" w:cs="Times New Roman" w:hint="eastAsia"/>
                <w:snapToGrid w:val="0"/>
                <w:kern w:val="0"/>
                <w:sz w:val="21"/>
                <w:szCs w:val="20"/>
              </w:rPr>
              <w:t>:</w:t>
            </w:r>
            <w:r w:rsidRPr="00B62EE1">
              <w:rPr>
                <w:rFonts w:ascii="Arial" w:hAnsi="Arial" w:cs="Times New Roman"/>
                <w:snapToGrid w:val="0"/>
                <w:kern w:val="0"/>
                <w:sz w:val="21"/>
                <w:szCs w:val="20"/>
              </w:rPr>
              <w:fldChar w:fldCharType="begin"/>
            </w:r>
            <w:r w:rsidRPr="00B62EE1">
              <w:rPr>
                <w:rFonts w:ascii="Arial" w:hAnsi="Arial" w:cs="Times New Roman"/>
                <w:snapToGrid w:val="0"/>
                <w:kern w:val="0"/>
                <w:sz w:val="21"/>
                <w:szCs w:val="20"/>
              </w:rPr>
              <w:instrText xml:space="preserve"> DOCPROPERTY "Category"  \* MERGEFORMAT </w:instrText>
            </w:r>
            <w:r w:rsidR="005C0A7C">
              <w:rPr>
                <w:rFonts w:ascii="Arial" w:hAnsi="Arial" w:cs="Times New Roman"/>
                <w:snapToGrid w:val="0"/>
                <w:kern w:val="0"/>
                <w:sz w:val="21"/>
                <w:szCs w:val="20"/>
              </w:rPr>
              <w:fldChar w:fldCharType="separate"/>
            </w:r>
            <w:r w:rsidRPr="00B62EE1">
              <w:rPr>
                <w:rFonts w:ascii="Arial" w:hAnsi="Arial" w:cs="Times New Roman"/>
                <w:snapToGrid w:val="0"/>
                <w:kern w:val="0"/>
                <w:sz w:val="21"/>
                <w:szCs w:val="20"/>
              </w:rPr>
              <w:fldChar w:fldCharType="end"/>
            </w:r>
          </w:p>
          <w:p w14:paraId="610EA8F2" w14:textId="77777777" w:rsidR="00B62EE1" w:rsidRPr="00B62EE1" w:rsidRDefault="00B62EE1" w:rsidP="00B62EE1">
            <w:pPr>
              <w:spacing w:line="240" w:lineRule="atLeast"/>
              <w:ind w:left="718" w:hangingChars="342" w:hanging="718"/>
              <w:rPr>
                <w:rFonts w:ascii="Arial" w:hAnsi="Arial" w:cs="Times New Roman"/>
                <w:snapToGrid w:val="0"/>
                <w:kern w:val="0"/>
                <w:sz w:val="21"/>
                <w:szCs w:val="20"/>
                <w:u w:val="single"/>
              </w:rPr>
            </w:pPr>
            <w:r w:rsidRPr="00B62EE1">
              <w:rPr>
                <w:rFonts w:ascii="Arial" w:hAnsi="Arial" w:cs="Times New Roman" w:hint="eastAsia"/>
                <w:snapToGrid w:val="0"/>
                <w:kern w:val="0"/>
                <w:sz w:val="21"/>
                <w:szCs w:val="20"/>
              </w:rPr>
              <w:t>使用者</w:t>
            </w:r>
            <w:r w:rsidRPr="00B62EE1">
              <w:rPr>
                <w:rFonts w:ascii="Arial" w:hAnsi="Arial" w:cs="Times New Roman" w:hint="eastAsia"/>
                <w:snapToGrid w:val="0"/>
                <w:kern w:val="0"/>
                <w:sz w:val="21"/>
                <w:szCs w:val="20"/>
              </w:rPr>
              <w:t>:</w:t>
            </w:r>
            <w:r w:rsidRPr="00B62EE1">
              <w:rPr>
                <w:rFonts w:ascii="Arial" w:hAnsi="Arial" w:cs="Times New Roman" w:hint="eastAsia"/>
                <w:snapToGrid w:val="0"/>
                <w:kern w:val="0"/>
                <w:sz w:val="21"/>
                <w:szCs w:val="20"/>
              </w:rPr>
              <w:t>高级管理者、项目经理、项目组成员</w:t>
            </w:r>
          </w:p>
          <w:p w14:paraId="0A742D2D"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rPr>
            </w:pPr>
          </w:p>
          <w:p w14:paraId="25F5C1FC"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u w:val="single"/>
              </w:rPr>
            </w:pPr>
          </w:p>
          <w:p w14:paraId="601FA195" w14:textId="77777777" w:rsidR="00B62EE1" w:rsidRPr="00B62EE1" w:rsidRDefault="00B62EE1" w:rsidP="00B62EE1">
            <w:pPr>
              <w:spacing w:line="240" w:lineRule="atLeast"/>
              <w:ind w:firstLineChars="0" w:firstLine="0"/>
              <w:jc w:val="left"/>
              <w:rPr>
                <w:rFonts w:ascii="宋体" w:hAnsi="宋体" w:cs="Times New Roman"/>
                <w:snapToGrid w:val="0"/>
                <w:kern w:val="0"/>
                <w:sz w:val="20"/>
                <w:szCs w:val="20"/>
              </w:rPr>
            </w:pPr>
          </w:p>
        </w:tc>
        <w:tc>
          <w:tcPr>
            <w:tcW w:w="7148" w:type="dxa"/>
          </w:tcPr>
          <w:p w14:paraId="3886C472" w14:textId="77777777" w:rsidR="00B62EE1" w:rsidRPr="00B62EE1" w:rsidRDefault="00B62EE1" w:rsidP="00B62EE1">
            <w:pPr>
              <w:spacing w:line="240" w:lineRule="atLeast"/>
              <w:ind w:left="900" w:firstLineChars="0" w:hanging="900"/>
              <w:jc w:val="left"/>
              <w:rPr>
                <w:rFonts w:ascii="Arial" w:hAnsi="Arial" w:cs="Times New Roman"/>
                <w:snapToGrid w:val="0"/>
                <w:kern w:val="0"/>
                <w:sz w:val="10"/>
                <w:szCs w:val="20"/>
              </w:rPr>
            </w:pPr>
          </w:p>
          <w:p w14:paraId="252B11CC" w14:textId="77777777" w:rsidR="00B62EE1" w:rsidRPr="00B62EE1" w:rsidRDefault="00B62EE1" w:rsidP="00B62EE1">
            <w:pPr>
              <w:spacing w:line="240" w:lineRule="atLeast"/>
              <w:ind w:firstLineChars="0" w:firstLine="0"/>
              <w:jc w:val="center"/>
              <w:rPr>
                <w:rFonts w:ascii="Arial" w:hAnsi="Arial" w:cs="Times New Roman"/>
                <w:b/>
                <w:snapToGrid w:val="0"/>
                <w:kern w:val="0"/>
                <w:sz w:val="52"/>
                <w:szCs w:val="20"/>
              </w:rPr>
            </w:pPr>
            <w:ins w:id="0" w:author="henry xiao" w:date="2002-07-24T15:05:00Z">
              <w:r w:rsidRPr="00B62EE1">
                <w:rPr>
                  <w:rFonts w:ascii="Arial" w:hAnsi="Arial" w:cs="Times New Roman"/>
                  <w:b/>
                  <w:snapToGrid w:val="0"/>
                  <w:kern w:val="0"/>
                  <w:sz w:val="52"/>
                  <w:szCs w:val="20"/>
                </w:rPr>
                <w:fldChar w:fldCharType="begin"/>
              </w:r>
              <w:r w:rsidRPr="00B62EE1">
                <w:rPr>
                  <w:rFonts w:ascii="Arial" w:hAnsi="Arial" w:cs="Times New Roman"/>
                  <w:b/>
                  <w:snapToGrid w:val="0"/>
                  <w:kern w:val="0"/>
                  <w:sz w:val="52"/>
                  <w:szCs w:val="20"/>
                </w:rPr>
                <w:instrText xml:space="preserve"> TITLE  \* MERGEFORMAT </w:instrText>
              </w:r>
            </w:ins>
            <w:r w:rsidRPr="00B62EE1">
              <w:rPr>
                <w:rFonts w:ascii="Arial" w:hAnsi="Arial" w:cs="Times New Roman"/>
                <w:b/>
                <w:snapToGrid w:val="0"/>
                <w:kern w:val="0"/>
                <w:sz w:val="52"/>
                <w:szCs w:val="20"/>
              </w:rPr>
              <w:fldChar w:fldCharType="separate"/>
            </w:r>
            <w:r w:rsidRPr="00B62EE1">
              <w:rPr>
                <w:rFonts w:ascii="Arial" w:hAnsi="Arial" w:cs="Times New Roman" w:hint="eastAsia"/>
                <w:b/>
                <w:snapToGrid w:val="0"/>
                <w:kern w:val="0"/>
                <w:sz w:val="52"/>
                <w:szCs w:val="20"/>
              </w:rPr>
              <w:t>需求规约</w:t>
            </w:r>
            <w:ins w:id="1" w:author="henry xiao" w:date="2002-07-24T15:05:00Z">
              <w:r w:rsidRPr="00B62EE1">
                <w:rPr>
                  <w:rFonts w:ascii="Arial" w:hAnsi="Arial" w:cs="Times New Roman"/>
                  <w:b/>
                  <w:snapToGrid w:val="0"/>
                  <w:kern w:val="0"/>
                  <w:sz w:val="52"/>
                  <w:szCs w:val="20"/>
                </w:rPr>
                <w:fldChar w:fldCharType="end"/>
              </w:r>
            </w:ins>
          </w:p>
          <w:p w14:paraId="0056846C" w14:textId="77777777"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hint="eastAsia"/>
                <w:b/>
                <w:snapToGrid w:val="0"/>
                <w:kern w:val="0"/>
                <w:szCs w:val="20"/>
              </w:rPr>
              <w:t>Version</w:t>
            </w:r>
            <w:r w:rsidRPr="00B62EE1">
              <w:rPr>
                <w:rFonts w:ascii="Arial" w:hAnsi="Arial" w:cs="Times New Roman"/>
                <w:b/>
                <w:snapToGrid w:val="0"/>
                <w:kern w:val="0"/>
                <w:szCs w:val="20"/>
              </w:rPr>
              <w:t xml:space="preserve">: </w:t>
            </w:r>
            <w:r w:rsidRPr="00B62EE1">
              <w:rPr>
                <w:rFonts w:ascii="Arial" w:hAnsi="Arial" w:cs="Times New Roman" w:hint="eastAsia"/>
                <w:b/>
                <w:snapToGrid w:val="0"/>
                <w:kern w:val="0"/>
                <w:szCs w:val="20"/>
              </w:rPr>
              <w:t>2.0</w:t>
            </w:r>
          </w:p>
          <w:p w14:paraId="1222D763"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5DADB4A0"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6BF74727" w14:textId="77777777"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2" w:name="_Toc107140814"/>
            <w:r w:rsidRPr="00B62EE1">
              <w:rPr>
                <w:rFonts w:ascii="楷体_GB2312" w:eastAsia="楷体_GB2312" w:hAnsi="Arial" w:cs="Times New Roman" w:hint="eastAsia"/>
                <w:snapToGrid w:val="0"/>
                <w:kern w:val="0"/>
                <w:sz w:val="30"/>
                <w:szCs w:val="20"/>
              </w:rPr>
              <w:t>项 目 承 担 部 门：  软件产品研发部</w:t>
            </w:r>
            <w:bookmarkEnd w:id="2"/>
            <w:r w:rsidRPr="00B62EE1">
              <w:rPr>
                <w:rFonts w:ascii="楷体_GB2312" w:eastAsia="楷体_GB2312" w:hAnsi="Arial" w:cs="Times New Roman" w:hint="eastAsia"/>
                <w:snapToGrid w:val="0"/>
                <w:kern w:val="0"/>
                <w:sz w:val="30"/>
                <w:szCs w:val="20"/>
              </w:rPr>
              <w:t xml:space="preserve"> </w:t>
            </w:r>
          </w:p>
          <w:p w14:paraId="09CEEE43" w14:textId="4B68628E"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3" w:name="_Toc107140815"/>
            <w:r w:rsidRPr="00B62EE1">
              <w:rPr>
                <w:rFonts w:ascii="楷体_GB2312" w:eastAsia="楷体_GB2312" w:hAnsi="Arial" w:cs="Times New Roman" w:hint="eastAsia"/>
                <w:snapToGrid w:val="0"/>
                <w:kern w:val="0"/>
                <w:sz w:val="30"/>
                <w:szCs w:val="20"/>
              </w:rPr>
              <w:t>撰</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写</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 何宇航</w:t>
            </w:r>
            <w:bookmarkEnd w:id="3"/>
            <w:r w:rsidRPr="00B62EE1">
              <w:rPr>
                <w:rFonts w:ascii="楷体_GB2312" w:eastAsia="楷体_GB2312" w:hAnsi="Arial" w:cs="Times New Roman" w:hint="eastAsia"/>
                <w:snapToGrid w:val="0"/>
                <w:kern w:val="0"/>
                <w:sz w:val="30"/>
                <w:szCs w:val="20"/>
              </w:rPr>
              <w:t xml:space="preserve"> </w:t>
            </w:r>
          </w:p>
          <w:p w14:paraId="62972ABF" w14:textId="04918677" w:rsidR="00B62EE1" w:rsidRPr="00B62EE1" w:rsidRDefault="00A9001F" w:rsidP="00A9001F">
            <w:pPr>
              <w:spacing w:line="240" w:lineRule="atLeast"/>
              <w:ind w:right="680" w:firstLineChars="0" w:firstLine="0"/>
              <w:jc w:val="right"/>
              <w:outlineLvl w:val="0"/>
              <w:rPr>
                <w:rFonts w:ascii="Arial" w:hAnsi="Arial" w:cs="Times New Roman"/>
                <w:snapToGrid w:val="0"/>
                <w:kern w:val="0"/>
                <w:sz w:val="30"/>
                <w:szCs w:val="20"/>
              </w:rPr>
            </w:pPr>
            <w:bookmarkStart w:id="4" w:name="_Toc107140816"/>
            <w:r>
              <w:rPr>
                <w:rFonts w:ascii="楷体_GB2312" w:eastAsia="楷体_GB2312" w:hAnsi="Arial" w:cs="Times New Roman" w:hint="eastAsia"/>
                <w:snapToGrid w:val="0"/>
                <w:kern w:val="0"/>
                <w:sz w:val="30"/>
                <w:szCs w:val="20"/>
              </w:rPr>
              <w:t>崔晓东 李建平 张晗</w:t>
            </w:r>
            <w:bookmarkEnd w:id="4"/>
          </w:p>
          <w:p w14:paraId="7E747C33" w14:textId="31334A7D" w:rsidR="00B62EE1" w:rsidRPr="00B62EE1" w:rsidRDefault="00B62EE1" w:rsidP="00B62EE1">
            <w:pPr>
              <w:tabs>
                <w:tab w:val="left" w:pos="3780"/>
                <w:tab w:val="left" w:pos="4200"/>
              </w:tabs>
              <w:spacing w:line="240" w:lineRule="atLeast"/>
              <w:ind w:firstLine="600"/>
              <w:jc w:val="left"/>
              <w:rPr>
                <w:rFonts w:ascii="Arial" w:hAnsi="Arial" w:cs="Times New Roman"/>
                <w:snapToGrid w:val="0"/>
                <w:kern w:val="0"/>
                <w:sz w:val="30"/>
                <w:szCs w:val="20"/>
              </w:rPr>
            </w:pPr>
            <w:r w:rsidRPr="00B62EE1">
              <w:rPr>
                <w:rFonts w:ascii="楷体_GB2312" w:eastAsia="楷体_GB2312" w:hAnsi="Arial" w:cs="Times New Roman" w:hint="eastAsia"/>
                <w:snapToGrid w:val="0"/>
                <w:kern w:val="0"/>
                <w:sz w:val="30"/>
                <w:szCs w:val="20"/>
              </w:rPr>
              <w:t>完</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成   日</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26</w:t>
            </w:r>
            <w:r w:rsidRPr="00B62EE1">
              <w:rPr>
                <w:rFonts w:ascii="楷体_GB2312" w:eastAsia="楷体_GB2312" w:hAnsi="Arial" w:cs="Times New Roman" w:hint="eastAsia"/>
                <w:snapToGrid w:val="0"/>
                <w:kern w:val="0"/>
                <w:sz w:val="30"/>
                <w:szCs w:val="20"/>
              </w:rPr>
              <w:t xml:space="preserve">    </w:t>
            </w:r>
          </w:p>
          <w:p w14:paraId="4C38E7C1" w14:textId="77777777" w:rsidR="00B62EE1" w:rsidRPr="00B62EE1" w:rsidRDefault="00B62EE1" w:rsidP="00B62EE1">
            <w:pPr>
              <w:spacing w:line="240" w:lineRule="atLeast"/>
              <w:ind w:firstLine="600"/>
              <w:jc w:val="left"/>
              <w:rPr>
                <w:rFonts w:ascii="楷体_GB2312" w:eastAsia="楷体_GB2312" w:hAnsi="Arial" w:cs="Times New Roman"/>
                <w:snapToGrid w:val="0"/>
                <w:kern w:val="0"/>
                <w:sz w:val="20"/>
                <w:szCs w:val="20"/>
              </w:rPr>
            </w:pPr>
            <w:r w:rsidRPr="00B62EE1">
              <w:rPr>
                <w:rFonts w:ascii="楷体_GB2312" w:eastAsia="楷体_GB2312" w:hAnsi="Arial" w:cs="Times New Roman" w:hint="eastAsia"/>
                <w:snapToGrid w:val="0"/>
                <w:kern w:val="0"/>
                <w:sz w:val="30"/>
                <w:szCs w:val="20"/>
              </w:rPr>
              <w:t xml:space="preserve">本文档 使 用部门： </w:t>
            </w:r>
            <w:r w:rsidRPr="00B62EE1">
              <w:rPr>
                <w:rFonts w:ascii="楷体_GB2312" w:eastAsia="楷体_GB2312" w:hAnsi="Arial" w:cs="Times New Roman" w:hint="eastAsia"/>
                <w:snapToGrid w:val="0"/>
                <w:kern w:val="0"/>
                <w:sz w:val="20"/>
                <w:szCs w:val="20"/>
              </w:rPr>
              <w:t xml:space="preserve">■主管领导   </w:t>
            </w:r>
            <w:r w:rsidRPr="00B62EE1">
              <w:rPr>
                <w:rFonts w:ascii="楷体_GB2312" w:eastAsia="楷体_GB2312" w:hAnsi="Arial" w:cs="Times New Roman"/>
                <w:snapToGrid w:val="0"/>
                <w:kern w:val="0"/>
                <w:sz w:val="20"/>
                <w:szCs w:val="20"/>
              </w:rPr>
              <w:t xml:space="preserve">  </w:t>
            </w:r>
            <w:r w:rsidRPr="00B62EE1">
              <w:rPr>
                <w:rFonts w:ascii="楷体_GB2312" w:eastAsia="楷体_GB2312" w:hAnsi="Arial" w:cs="Times New Roman" w:hint="eastAsia"/>
                <w:snapToGrid w:val="0"/>
                <w:kern w:val="0"/>
                <w:sz w:val="20"/>
                <w:szCs w:val="20"/>
              </w:rPr>
              <w:t xml:space="preserve">■项目组 </w:t>
            </w:r>
          </w:p>
          <w:p w14:paraId="3E1FA9AF" w14:textId="77777777" w:rsidR="00B62EE1" w:rsidRPr="00B62EE1" w:rsidRDefault="00B62EE1" w:rsidP="00B62EE1">
            <w:pPr>
              <w:spacing w:line="240" w:lineRule="atLeast"/>
              <w:ind w:leftChars="300" w:left="720" w:firstLineChars="1000" w:firstLine="2000"/>
              <w:jc w:val="left"/>
              <w:rPr>
                <w:rFonts w:ascii="Arial" w:hAnsi="Arial" w:cs="Times New Roman"/>
                <w:snapToGrid w:val="0"/>
                <w:kern w:val="0"/>
                <w:sz w:val="20"/>
                <w:szCs w:val="20"/>
                <w:u w:val="single"/>
              </w:rPr>
            </w:pPr>
            <w:r w:rsidRPr="00B62EE1">
              <w:rPr>
                <w:rFonts w:ascii="楷体_GB2312" w:eastAsia="楷体_GB2312" w:hAnsi="Arial" w:cs="Times New Roman" w:hint="eastAsia"/>
                <w:snapToGrid w:val="0"/>
                <w:kern w:val="0"/>
                <w:sz w:val="20"/>
                <w:szCs w:val="20"/>
              </w:rPr>
              <w:t xml:space="preserve">■客户（市场）  ■维护人员  ■用户  </w:t>
            </w:r>
          </w:p>
          <w:p w14:paraId="03B88110" w14:textId="609824DD" w:rsidR="00B62EE1" w:rsidRPr="00B62EE1" w:rsidRDefault="00B62EE1" w:rsidP="00B62EE1">
            <w:pPr>
              <w:spacing w:line="240" w:lineRule="atLeast"/>
              <w:ind w:firstLine="600"/>
              <w:jc w:val="left"/>
              <w:outlineLvl w:val="0"/>
              <w:rPr>
                <w:rFonts w:ascii="Arial" w:hAnsi="Arial" w:cs="Times New Roman"/>
                <w:snapToGrid w:val="0"/>
                <w:kern w:val="0"/>
                <w:sz w:val="30"/>
                <w:szCs w:val="20"/>
              </w:rPr>
            </w:pPr>
            <w:bookmarkStart w:id="5" w:name="_Toc107140817"/>
            <w:r w:rsidRPr="00B62EE1">
              <w:rPr>
                <w:rFonts w:ascii="楷体_GB2312" w:eastAsia="楷体_GB2312" w:hAnsi="Arial" w:cs="Times New Roman" w:hint="eastAsia"/>
                <w:snapToGrid w:val="0"/>
                <w:kern w:val="0"/>
                <w:sz w:val="30"/>
                <w:szCs w:val="20"/>
              </w:rPr>
              <w:t>评审负责人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w:t>
            </w:r>
            <w:bookmarkEnd w:id="5"/>
            <w:r w:rsidRPr="00B62EE1">
              <w:rPr>
                <w:rFonts w:ascii="楷体_GB2312" w:eastAsia="楷体_GB2312" w:hAnsi="Arial" w:cs="Times New Roman" w:hint="eastAsia"/>
                <w:snapToGrid w:val="0"/>
                <w:kern w:val="0"/>
                <w:sz w:val="30"/>
                <w:szCs w:val="20"/>
              </w:rPr>
              <w:t xml:space="preserve">     </w:t>
            </w:r>
          </w:p>
          <w:p w14:paraId="583BECB2" w14:textId="77777777" w:rsidR="00B62EE1" w:rsidRPr="00B62EE1" w:rsidRDefault="00B62EE1" w:rsidP="00B62EE1">
            <w:pPr>
              <w:tabs>
                <w:tab w:val="left" w:pos="1655"/>
                <w:tab w:val="center" w:pos="3672"/>
              </w:tabs>
              <w:spacing w:line="240" w:lineRule="atLeast"/>
              <w:ind w:firstLine="600"/>
              <w:jc w:val="left"/>
              <w:rPr>
                <w:rFonts w:ascii="楷体_GB2312" w:eastAsia="楷体_GB2312" w:hAnsi="Arial" w:cs="Times New Roman"/>
                <w:snapToGrid w:val="0"/>
                <w:kern w:val="0"/>
                <w:sz w:val="30"/>
                <w:szCs w:val="20"/>
              </w:rPr>
            </w:pPr>
          </w:p>
          <w:p w14:paraId="0DF4571D" w14:textId="73994E58" w:rsidR="00B62EE1" w:rsidRPr="00B62EE1" w:rsidRDefault="00B62EE1" w:rsidP="00B62EE1">
            <w:pPr>
              <w:tabs>
                <w:tab w:val="left" w:pos="1655"/>
                <w:tab w:val="center" w:pos="3672"/>
              </w:tabs>
              <w:spacing w:line="240" w:lineRule="atLeast"/>
              <w:ind w:firstLine="600"/>
              <w:jc w:val="left"/>
              <w:rPr>
                <w:rFonts w:ascii="Arial" w:hAnsi="Arial" w:cs="Times New Roman"/>
                <w:snapToGrid w:val="0"/>
                <w:kern w:val="0"/>
                <w:sz w:val="20"/>
                <w:szCs w:val="20"/>
              </w:rPr>
            </w:pPr>
            <w:r w:rsidRPr="00B62EE1">
              <w:rPr>
                <w:rFonts w:ascii="楷体_GB2312" w:eastAsia="楷体_GB2312" w:hAnsi="Arial" w:cs="Times New Roman" w:hint="eastAsia"/>
                <w:snapToGrid w:val="0"/>
                <w:kern w:val="0"/>
                <w:sz w:val="30"/>
                <w:szCs w:val="20"/>
              </w:rPr>
              <w:t>评</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审   日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27</w:t>
            </w:r>
            <w:r w:rsidRPr="00B62EE1">
              <w:rPr>
                <w:rFonts w:ascii="楷体_GB2312" w:eastAsia="楷体_GB2312" w:hAnsi="Arial" w:cs="Times New Roman" w:hint="eastAsia"/>
                <w:snapToGrid w:val="0"/>
                <w:kern w:val="0"/>
                <w:sz w:val="30"/>
                <w:szCs w:val="20"/>
              </w:rPr>
              <w:t xml:space="preserve"> </w:t>
            </w:r>
          </w:p>
        </w:tc>
      </w:tr>
      <w:tr w:rsidR="00B62EE1" w:rsidRPr="00B62EE1" w14:paraId="12E7DB7E" w14:textId="77777777" w:rsidTr="005A57A4">
        <w:trPr>
          <w:cantSplit/>
          <w:trHeight w:val="2711"/>
        </w:trPr>
        <w:tc>
          <w:tcPr>
            <w:tcW w:w="1960" w:type="dxa"/>
            <w:vMerge/>
            <w:shd w:val="clear" w:color="auto" w:fill="CCCCCC"/>
          </w:tcPr>
          <w:p w14:paraId="3898C118" w14:textId="77777777"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p>
        </w:tc>
        <w:tc>
          <w:tcPr>
            <w:tcW w:w="7148" w:type="dxa"/>
            <w:vAlign w:val="bottom"/>
          </w:tcPr>
          <w:p w14:paraId="573477E1" w14:textId="4CEED71A"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r w:rsidRPr="00B62EE1">
              <w:rPr>
                <w:rFonts w:ascii="Arial" w:hAnsi="Arial" w:cs="Times New Roman"/>
                <w:b/>
                <w:noProof/>
                <w:snapToGrid w:val="0"/>
                <w:kern w:val="0"/>
                <w:sz w:val="36"/>
                <w:szCs w:val="20"/>
              </w:rPr>
              <w:drawing>
                <wp:inline distT="0" distB="0" distL="0" distR="0" wp14:anchorId="73B4AE4E" wp14:editId="137364CD">
                  <wp:extent cx="1107440" cy="306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7440" cy="306070"/>
                          </a:xfrm>
                          <a:prstGeom prst="rect">
                            <a:avLst/>
                          </a:prstGeom>
                          <a:noFill/>
                          <a:ln>
                            <a:noFill/>
                          </a:ln>
                        </pic:spPr>
                      </pic:pic>
                    </a:graphicData>
                  </a:graphic>
                </wp:inline>
              </w:drawing>
            </w:r>
            <w:r w:rsidRPr="00B62EE1">
              <w:rPr>
                <w:rFonts w:ascii="Arial" w:hAnsi="Arial" w:cs="Times New Roman" w:hint="eastAsia"/>
                <w:b/>
                <w:snapToGrid w:val="0"/>
                <w:kern w:val="0"/>
                <w:sz w:val="36"/>
                <w:szCs w:val="20"/>
              </w:rPr>
              <w:t xml:space="preserve">                         </w:t>
            </w:r>
          </w:p>
        </w:tc>
      </w:tr>
    </w:tbl>
    <w:p w14:paraId="672EEF0E" w14:textId="30896C99" w:rsidR="006411F4" w:rsidRDefault="006411F4" w:rsidP="00B62EE1">
      <w:pPr>
        <w:ind w:firstLine="480"/>
      </w:pPr>
    </w:p>
    <w:p w14:paraId="2317F75C" w14:textId="2BFB53EA" w:rsidR="00B62EE1" w:rsidRDefault="00DC3878" w:rsidP="00DC3878">
      <w:pPr>
        <w:ind w:firstLine="480"/>
      </w:pPr>
      <w:r w:rsidRPr="00DC3878">
        <w:rPr>
          <w:rFonts w:hint="eastAsia"/>
        </w:rPr>
        <w:lastRenderedPageBreak/>
        <w:t>文档信息</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5"/>
      </w:tblGrid>
      <w:tr w:rsidR="00DC3878" w:rsidRPr="00DC3878" w14:paraId="0D974EF9" w14:textId="77777777" w:rsidTr="00DC3878">
        <w:trPr>
          <w:trHeight w:val="277"/>
        </w:trPr>
        <w:tc>
          <w:tcPr>
            <w:tcW w:w="7905" w:type="dxa"/>
          </w:tcPr>
          <w:p w14:paraId="56EAED1D" w14:textId="2E48EBE0" w:rsidR="00DC3878" w:rsidRPr="00DC3878" w:rsidRDefault="00DC3878" w:rsidP="00DC3878">
            <w:pPr>
              <w:ind w:firstLineChars="0" w:firstLine="0"/>
            </w:pPr>
            <w:r w:rsidRPr="00DC3878">
              <w:rPr>
                <w:rFonts w:hint="eastAsia"/>
              </w:rPr>
              <w:t>标题</w:t>
            </w:r>
            <w:r w:rsidRPr="00DC3878">
              <w:t>:</w:t>
            </w:r>
            <w:r w:rsidRPr="00DC3878">
              <w:rPr>
                <w:rFonts w:hint="eastAsia"/>
              </w:rPr>
              <w:t xml:space="preserve"> </w:t>
            </w:r>
            <w:r w:rsidR="00A9001F">
              <w:rPr>
                <w:rFonts w:hint="eastAsia"/>
              </w:rPr>
              <w:t>攀枝花物流系统</w:t>
            </w:r>
            <w:r w:rsidRPr="00DC3878">
              <w:rPr>
                <w:rFonts w:hint="eastAsia"/>
              </w:rPr>
              <w:t>软件需求规约</w:t>
            </w:r>
          </w:p>
        </w:tc>
      </w:tr>
      <w:tr w:rsidR="00DC3878" w:rsidRPr="00DC3878" w14:paraId="7E1875FF" w14:textId="77777777" w:rsidTr="00DC3878">
        <w:trPr>
          <w:trHeight w:val="277"/>
        </w:trPr>
        <w:tc>
          <w:tcPr>
            <w:tcW w:w="7905" w:type="dxa"/>
          </w:tcPr>
          <w:p w14:paraId="00BD6D58" w14:textId="6CF31E73" w:rsidR="00DC3878" w:rsidRPr="00DC3878" w:rsidRDefault="00DC3878" w:rsidP="00A9001F">
            <w:pPr>
              <w:ind w:firstLineChars="0" w:firstLine="0"/>
            </w:pPr>
            <w:r w:rsidRPr="00DC3878">
              <w:rPr>
                <w:rFonts w:hint="eastAsia"/>
              </w:rPr>
              <w:t>作者</w:t>
            </w:r>
            <w:r w:rsidRPr="00DC3878">
              <w:t xml:space="preserve">: </w:t>
            </w:r>
            <w:r w:rsidR="00A9001F">
              <w:rPr>
                <w:rFonts w:hint="eastAsia"/>
              </w:rPr>
              <w:t>李海涛</w:t>
            </w:r>
            <w:r w:rsidR="00A9001F">
              <w:rPr>
                <w:rFonts w:hint="eastAsia"/>
              </w:rPr>
              <w:t xml:space="preserve"> </w:t>
            </w:r>
            <w:r w:rsidR="00A9001F">
              <w:rPr>
                <w:rFonts w:hint="eastAsia"/>
              </w:rPr>
              <w:t>何宇航</w:t>
            </w:r>
            <w:r w:rsidR="00A9001F">
              <w:t xml:space="preserve"> </w:t>
            </w:r>
            <w:r w:rsidR="00A9001F">
              <w:rPr>
                <w:rFonts w:hint="eastAsia"/>
              </w:rPr>
              <w:t>崔晓东</w:t>
            </w:r>
            <w:r w:rsidR="00A9001F">
              <w:rPr>
                <w:rFonts w:hint="eastAsia"/>
              </w:rPr>
              <w:t xml:space="preserve"> </w:t>
            </w:r>
            <w:r w:rsidR="00A9001F">
              <w:rPr>
                <w:rFonts w:hint="eastAsia"/>
              </w:rPr>
              <w:t>李建平</w:t>
            </w:r>
            <w:r w:rsidR="00A9001F">
              <w:rPr>
                <w:rFonts w:hint="eastAsia"/>
              </w:rPr>
              <w:t xml:space="preserve"> </w:t>
            </w:r>
            <w:r w:rsidR="00A9001F">
              <w:rPr>
                <w:rFonts w:hint="eastAsia"/>
              </w:rPr>
              <w:t>张晗</w:t>
            </w:r>
          </w:p>
        </w:tc>
      </w:tr>
      <w:tr w:rsidR="00DC3878" w:rsidRPr="00DC3878" w14:paraId="7254E552" w14:textId="77777777" w:rsidTr="00DC3878">
        <w:trPr>
          <w:trHeight w:val="268"/>
        </w:trPr>
        <w:tc>
          <w:tcPr>
            <w:tcW w:w="7905" w:type="dxa"/>
          </w:tcPr>
          <w:p w14:paraId="0B73BE36" w14:textId="624CB141" w:rsidR="00DC3878" w:rsidRPr="00DC3878" w:rsidRDefault="00DC3878" w:rsidP="00DC3878">
            <w:pPr>
              <w:ind w:firstLineChars="0" w:firstLine="0"/>
            </w:pPr>
            <w:r w:rsidRPr="00DC3878">
              <w:rPr>
                <w:rFonts w:hint="eastAsia"/>
              </w:rPr>
              <w:t>创建日期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5</w:t>
            </w:r>
          </w:p>
        </w:tc>
      </w:tr>
      <w:tr w:rsidR="00DC3878" w:rsidRPr="00DC3878" w14:paraId="7FF71F31" w14:textId="77777777" w:rsidTr="00DC3878">
        <w:trPr>
          <w:trHeight w:val="277"/>
        </w:trPr>
        <w:tc>
          <w:tcPr>
            <w:tcW w:w="7905" w:type="dxa"/>
          </w:tcPr>
          <w:p w14:paraId="3DEE7479" w14:textId="2B756739" w:rsidR="00DC3878" w:rsidRPr="00DC3878" w:rsidRDefault="00DC3878" w:rsidP="00DC3878">
            <w:pPr>
              <w:ind w:firstLineChars="0" w:firstLine="0"/>
            </w:pPr>
            <w:r w:rsidRPr="00DC3878">
              <w:rPr>
                <w:rFonts w:hint="eastAsia"/>
              </w:rPr>
              <w:t>上次更新日期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6</w:t>
            </w:r>
          </w:p>
        </w:tc>
      </w:tr>
      <w:tr w:rsidR="00DC3878" w:rsidRPr="00DC3878" w14:paraId="0456D113" w14:textId="77777777" w:rsidTr="00DC3878">
        <w:trPr>
          <w:trHeight w:val="55"/>
        </w:trPr>
        <w:tc>
          <w:tcPr>
            <w:tcW w:w="7905" w:type="dxa"/>
          </w:tcPr>
          <w:p w14:paraId="4674A7D1" w14:textId="77777777" w:rsidR="00DC3878" w:rsidRPr="00DC3878" w:rsidRDefault="00DC3878" w:rsidP="00DC3878">
            <w:pPr>
              <w:ind w:firstLineChars="0" w:firstLine="0"/>
            </w:pPr>
            <w:r w:rsidRPr="00DC3878">
              <w:rPr>
                <w:rFonts w:hint="eastAsia"/>
              </w:rPr>
              <w:t>版本</w:t>
            </w:r>
            <w:r w:rsidRPr="00DC3878">
              <w:t>:</w:t>
            </w:r>
            <w:r w:rsidRPr="00DC3878">
              <w:rPr>
                <w:rFonts w:hint="eastAsia"/>
              </w:rPr>
              <w:t xml:space="preserve"> Build2.0</w:t>
            </w:r>
          </w:p>
        </w:tc>
      </w:tr>
      <w:tr w:rsidR="00DC3878" w:rsidRPr="00DC3878" w14:paraId="2DE67113" w14:textId="77777777" w:rsidTr="00DC3878">
        <w:trPr>
          <w:trHeight w:val="277"/>
        </w:trPr>
        <w:tc>
          <w:tcPr>
            <w:tcW w:w="7905" w:type="dxa"/>
          </w:tcPr>
          <w:p w14:paraId="119F78B5" w14:textId="77777777" w:rsidR="00DC3878" w:rsidRPr="00DC3878" w:rsidRDefault="00DC3878" w:rsidP="00DC3878">
            <w:pPr>
              <w:ind w:firstLineChars="0" w:firstLine="0"/>
            </w:pPr>
          </w:p>
        </w:tc>
      </w:tr>
      <w:tr w:rsidR="00DC3878" w:rsidRPr="00DC3878" w14:paraId="3E6290AC" w14:textId="77777777" w:rsidTr="00DC3878">
        <w:trPr>
          <w:trHeight w:val="268"/>
        </w:trPr>
        <w:tc>
          <w:tcPr>
            <w:tcW w:w="7905" w:type="dxa"/>
          </w:tcPr>
          <w:p w14:paraId="7C8CBE04" w14:textId="77777777" w:rsidR="00DC3878" w:rsidRPr="00DC3878" w:rsidRDefault="00DC3878" w:rsidP="00DC3878">
            <w:pPr>
              <w:ind w:firstLineChars="0" w:firstLine="0"/>
            </w:pPr>
            <w:r w:rsidRPr="00DC3878">
              <w:rPr>
                <w:rFonts w:hint="eastAsia"/>
              </w:rPr>
              <w:t>部门名称</w:t>
            </w:r>
            <w:r w:rsidRPr="00DC3878">
              <w:t xml:space="preserve">: </w:t>
            </w:r>
            <w:r w:rsidRPr="00DC3878">
              <w:rPr>
                <w:rFonts w:hint="eastAsia"/>
              </w:rPr>
              <w:t>软件产品研发部</w:t>
            </w:r>
          </w:p>
        </w:tc>
      </w:tr>
    </w:tbl>
    <w:p w14:paraId="0B91475F" w14:textId="77777777" w:rsidR="00CB486A" w:rsidRDefault="00CB486A" w:rsidP="00B62EE1">
      <w:pPr>
        <w:ind w:firstLine="480"/>
      </w:pPr>
    </w:p>
    <w:p w14:paraId="684EC564" w14:textId="4BA81DEF" w:rsidR="00DC3878" w:rsidRPr="00DC3878" w:rsidRDefault="00DC3878" w:rsidP="00B62EE1">
      <w:pPr>
        <w:ind w:firstLine="480"/>
      </w:pPr>
      <w:r w:rsidRPr="00DC3878">
        <w:rPr>
          <w:rFonts w:hint="eastAsia"/>
        </w:rPr>
        <w:t>修订文档历史记录</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3402"/>
        <w:gridCol w:w="2630"/>
      </w:tblGrid>
      <w:tr w:rsidR="00DC3878" w:rsidRPr="00DC3878" w14:paraId="6C9695A3" w14:textId="77777777" w:rsidTr="00C60AC7">
        <w:tc>
          <w:tcPr>
            <w:tcW w:w="1417" w:type="dxa"/>
          </w:tcPr>
          <w:p w14:paraId="316449B6" w14:textId="77777777" w:rsidR="00DC3878" w:rsidRPr="00DC3878" w:rsidRDefault="00DC3878" w:rsidP="00CB486A">
            <w:pPr>
              <w:ind w:firstLineChars="0" w:firstLine="0"/>
              <w:rPr>
                <w:b/>
              </w:rPr>
            </w:pPr>
            <w:r w:rsidRPr="00DC3878">
              <w:rPr>
                <w:rFonts w:hint="eastAsia"/>
                <w:b/>
              </w:rPr>
              <w:t>日期</w:t>
            </w:r>
          </w:p>
        </w:tc>
        <w:tc>
          <w:tcPr>
            <w:tcW w:w="1418" w:type="dxa"/>
          </w:tcPr>
          <w:p w14:paraId="6F6CA28E" w14:textId="77777777" w:rsidR="00DC3878" w:rsidRPr="00DC3878" w:rsidRDefault="00DC3878" w:rsidP="00CB486A">
            <w:pPr>
              <w:ind w:firstLineChars="0" w:firstLine="0"/>
              <w:rPr>
                <w:b/>
              </w:rPr>
            </w:pPr>
            <w:r w:rsidRPr="00DC3878">
              <w:rPr>
                <w:rFonts w:hint="eastAsia"/>
                <w:b/>
              </w:rPr>
              <w:t>版本</w:t>
            </w:r>
          </w:p>
        </w:tc>
        <w:tc>
          <w:tcPr>
            <w:tcW w:w="3402" w:type="dxa"/>
          </w:tcPr>
          <w:p w14:paraId="35A520D1" w14:textId="77777777" w:rsidR="00DC3878" w:rsidRPr="00DC3878" w:rsidRDefault="00DC3878" w:rsidP="00CB486A">
            <w:pPr>
              <w:ind w:firstLineChars="0" w:firstLine="0"/>
              <w:rPr>
                <w:b/>
              </w:rPr>
            </w:pPr>
            <w:r w:rsidRPr="00DC3878">
              <w:rPr>
                <w:rFonts w:hint="eastAsia"/>
                <w:b/>
              </w:rPr>
              <w:t>说明</w:t>
            </w:r>
          </w:p>
        </w:tc>
        <w:tc>
          <w:tcPr>
            <w:tcW w:w="2630" w:type="dxa"/>
          </w:tcPr>
          <w:p w14:paraId="1AE8B5E3" w14:textId="77777777" w:rsidR="00DC3878" w:rsidRPr="00DC3878" w:rsidRDefault="00DC3878" w:rsidP="00CB486A">
            <w:pPr>
              <w:ind w:firstLineChars="0" w:firstLine="0"/>
              <w:rPr>
                <w:b/>
              </w:rPr>
            </w:pPr>
            <w:r w:rsidRPr="00DC3878">
              <w:rPr>
                <w:rFonts w:hint="eastAsia"/>
                <w:b/>
              </w:rPr>
              <w:t>作者</w:t>
            </w:r>
          </w:p>
        </w:tc>
      </w:tr>
      <w:tr w:rsidR="00DC3878" w:rsidRPr="00DC3878" w14:paraId="6667FE35" w14:textId="77777777" w:rsidTr="00C60AC7">
        <w:tc>
          <w:tcPr>
            <w:tcW w:w="1417" w:type="dxa"/>
          </w:tcPr>
          <w:p w14:paraId="42AA7C70" w14:textId="77777777" w:rsidR="00DC3878" w:rsidRPr="00DC3878" w:rsidRDefault="00DC3878" w:rsidP="00CB486A">
            <w:pPr>
              <w:ind w:firstLineChars="0" w:firstLine="0"/>
              <w:rPr>
                <w:b/>
              </w:rPr>
            </w:pPr>
          </w:p>
        </w:tc>
        <w:tc>
          <w:tcPr>
            <w:tcW w:w="1418" w:type="dxa"/>
          </w:tcPr>
          <w:p w14:paraId="21749D85" w14:textId="77777777" w:rsidR="00DC3878" w:rsidRPr="00DC3878" w:rsidRDefault="00DC3878" w:rsidP="00CB486A">
            <w:pPr>
              <w:ind w:firstLineChars="0" w:firstLine="0"/>
              <w:rPr>
                <w:b/>
              </w:rPr>
            </w:pPr>
          </w:p>
        </w:tc>
        <w:tc>
          <w:tcPr>
            <w:tcW w:w="3402" w:type="dxa"/>
          </w:tcPr>
          <w:p w14:paraId="11CBC013" w14:textId="77777777" w:rsidR="00DC3878" w:rsidRPr="00DC3878" w:rsidRDefault="00DC3878" w:rsidP="00CB486A">
            <w:pPr>
              <w:ind w:firstLineChars="0" w:firstLine="0"/>
              <w:rPr>
                <w:b/>
              </w:rPr>
            </w:pPr>
          </w:p>
        </w:tc>
        <w:tc>
          <w:tcPr>
            <w:tcW w:w="2630" w:type="dxa"/>
          </w:tcPr>
          <w:p w14:paraId="50945AB0" w14:textId="77777777" w:rsidR="00DC3878" w:rsidRPr="00DC3878" w:rsidRDefault="00DC3878" w:rsidP="00CB486A">
            <w:pPr>
              <w:ind w:firstLineChars="0" w:firstLine="0"/>
              <w:rPr>
                <w:b/>
              </w:rPr>
            </w:pPr>
          </w:p>
        </w:tc>
      </w:tr>
      <w:tr w:rsidR="00DC3878" w:rsidRPr="00DC3878" w14:paraId="1E935191" w14:textId="77777777" w:rsidTr="00C60AC7">
        <w:trPr>
          <w:trHeight w:val="108"/>
        </w:trPr>
        <w:tc>
          <w:tcPr>
            <w:tcW w:w="1417" w:type="dxa"/>
          </w:tcPr>
          <w:p w14:paraId="67F775B0" w14:textId="39107196"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26</w:t>
            </w:r>
          </w:p>
        </w:tc>
        <w:tc>
          <w:tcPr>
            <w:tcW w:w="1418" w:type="dxa"/>
          </w:tcPr>
          <w:p w14:paraId="1B6ADB4C" w14:textId="5CCDC25B" w:rsidR="00DC3878" w:rsidRPr="00DC3878" w:rsidRDefault="00DC3878" w:rsidP="00CB486A">
            <w:pPr>
              <w:ind w:firstLineChars="0" w:firstLine="0"/>
            </w:pPr>
            <w:r w:rsidRPr="00DC3878">
              <w:rPr>
                <w:rFonts w:hint="eastAsia"/>
              </w:rPr>
              <w:t>1.0.</w:t>
            </w:r>
            <w:r w:rsidR="00C60AC7">
              <w:t>2022</w:t>
            </w:r>
            <w:r w:rsidR="00CB486A">
              <w:t>625</w:t>
            </w:r>
          </w:p>
        </w:tc>
        <w:tc>
          <w:tcPr>
            <w:tcW w:w="3402" w:type="dxa"/>
          </w:tcPr>
          <w:p w14:paraId="6D6BBDD6" w14:textId="77777777" w:rsidR="00DC3878" w:rsidRPr="00DC3878" w:rsidRDefault="00DC3878" w:rsidP="00CB486A">
            <w:pPr>
              <w:ind w:firstLineChars="0" w:firstLine="0"/>
            </w:pPr>
            <w:r w:rsidRPr="00DC3878">
              <w:rPr>
                <w:rFonts w:hint="eastAsia"/>
              </w:rPr>
              <w:t>正式发布</w:t>
            </w:r>
          </w:p>
        </w:tc>
        <w:tc>
          <w:tcPr>
            <w:tcW w:w="2630" w:type="dxa"/>
          </w:tcPr>
          <w:p w14:paraId="595EA2AB" w14:textId="2571EA40" w:rsidR="00DC3878" w:rsidRPr="00DC3878" w:rsidRDefault="00CB486A" w:rsidP="00CB486A">
            <w:pPr>
              <w:ind w:firstLineChars="0" w:firstLine="0"/>
            </w:pPr>
            <w:r>
              <w:rPr>
                <w:rFonts w:hint="eastAsia"/>
              </w:rPr>
              <w:t>李海涛</w:t>
            </w:r>
            <w:r>
              <w:rPr>
                <w:rFonts w:hint="eastAsia"/>
              </w:rPr>
              <w:t xml:space="preserve"> </w:t>
            </w:r>
            <w:r>
              <w:rPr>
                <w:rFonts w:hint="eastAsia"/>
              </w:rPr>
              <w:t>李建平</w:t>
            </w:r>
            <w:r>
              <w:rPr>
                <w:rFonts w:hint="eastAsia"/>
              </w:rPr>
              <w:t xml:space="preserve"> </w:t>
            </w:r>
            <w:r>
              <w:rPr>
                <w:rFonts w:hint="eastAsia"/>
              </w:rPr>
              <w:t>崔晓东</w:t>
            </w:r>
            <w:r>
              <w:rPr>
                <w:rFonts w:hint="eastAsia"/>
              </w:rPr>
              <w:t xml:space="preserve"> </w:t>
            </w:r>
            <w:r>
              <w:rPr>
                <w:rFonts w:hint="eastAsia"/>
              </w:rPr>
              <w:t>张晗</w:t>
            </w:r>
            <w:r>
              <w:rPr>
                <w:rFonts w:hint="eastAsia"/>
              </w:rPr>
              <w:t xml:space="preserve"> </w:t>
            </w:r>
            <w:r>
              <w:rPr>
                <w:rFonts w:hint="eastAsia"/>
              </w:rPr>
              <w:t>何宇航</w:t>
            </w:r>
          </w:p>
        </w:tc>
      </w:tr>
      <w:tr w:rsidR="00DC3878" w:rsidRPr="00DC3878" w14:paraId="57D4FABD" w14:textId="77777777" w:rsidTr="00C60AC7">
        <w:trPr>
          <w:trHeight w:val="252"/>
        </w:trPr>
        <w:tc>
          <w:tcPr>
            <w:tcW w:w="1417" w:type="dxa"/>
          </w:tcPr>
          <w:p w14:paraId="14ACDA2E" w14:textId="49D56C3D"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-2</w:t>
            </w:r>
            <w:r w:rsidR="00C60AC7">
              <w:t>8</w:t>
            </w:r>
          </w:p>
        </w:tc>
        <w:tc>
          <w:tcPr>
            <w:tcW w:w="1418" w:type="dxa"/>
          </w:tcPr>
          <w:p w14:paraId="463ADA85" w14:textId="77777777" w:rsidR="00DC3878" w:rsidRPr="00DC3878" w:rsidRDefault="00DC3878" w:rsidP="00CB486A">
            <w:pPr>
              <w:ind w:firstLineChars="0" w:firstLine="0"/>
            </w:pPr>
            <w:r w:rsidRPr="00DC3878">
              <w:rPr>
                <w:rFonts w:hint="eastAsia"/>
              </w:rPr>
              <w:t>Build1.0</w:t>
            </w:r>
          </w:p>
        </w:tc>
        <w:tc>
          <w:tcPr>
            <w:tcW w:w="3402" w:type="dxa"/>
          </w:tcPr>
          <w:p w14:paraId="5ADE08EA" w14:textId="77777777" w:rsidR="00DC3878" w:rsidRPr="00DC3878" w:rsidRDefault="00DC3878" w:rsidP="00CB486A">
            <w:pPr>
              <w:ind w:firstLineChars="0" w:firstLine="0"/>
            </w:pPr>
            <w:r w:rsidRPr="00DC3878">
              <w:rPr>
                <w:rFonts w:hint="eastAsia"/>
              </w:rPr>
              <w:t>需求基线发布，版本升级</w:t>
            </w:r>
          </w:p>
        </w:tc>
        <w:tc>
          <w:tcPr>
            <w:tcW w:w="2630" w:type="dxa"/>
          </w:tcPr>
          <w:p w14:paraId="1308E8BB" w14:textId="27BA1833" w:rsidR="00DC3878" w:rsidRPr="00DC3878" w:rsidRDefault="00CB486A" w:rsidP="00CB486A">
            <w:pPr>
              <w:ind w:firstLineChars="0" w:firstLine="0"/>
            </w:pPr>
            <w:r>
              <w:rPr>
                <w:rFonts w:hint="eastAsia"/>
              </w:rPr>
              <w:t>张晗</w:t>
            </w:r>
          </w:p>
        </w:tc>
      </w:tr>
      <w:tr w:rsidR="00DC3878" w:rsidRPr="00DC3878" w14:paraId="0D681C8B" w14:textId="77777777" w:rsidTr="00C60AC7">
        <w:trPr>
          <w:trHeight w:val="55"/>
        </w:trPr>
        <w:tc>
          <w:tcPr>
            <w:tcW w:w="1417" w:type="dxa"/>
          </w:tcPr>
          <w:p w14:paraId="20A41654" w14:textId="5699872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30</w:t>
            </w:r>
          </w:p>
        </w:tc>
        <w:tc>
          <w:tcPr>
            <w:tcW w:w="1418" w:type="dxa"/>
          </w:tcPr>
          <w:p w14:paraId="51F95D0C" w14:textId="77777777" w:rsidR="00DC3878" w:rsidRPr="00DC3878" w:rsidRDefault="00DC3878" w:rsidP="00CB486A">
            <w:pPr>
              <w:ind w:firstLineChars="0" w:firstLine="0"/>
            </w:pPr>
            <w:r w:rsidRPr="00DC3878">
              <w:rPr>
                <w:rFonts w:hint="eastAsia"/>
              </w:rPr>
              <w:t>Build1.1</w:t>
            </w:r>
          </w:p>
        </w:tc>
        <w:tc>
          <w:tcPr>
            <w:tcW w:w="3402" w:type="dxa"/>
          </w:tcPr>
          <w:p w14:paraId="6673689A" w14:textId="1447044D" w:rsidR="00DC3878" w:rsidRPr="00DC3878" w:rsidRDefault="00DC3878" w:rsidP="00CB486A">
            <w:pPr>
              <w:ind w:firstLineChars="0" w:firstLine="0"/>
            </w:pPr>
            <w:r w:rsidRPr="00DC3878">
              <w:rPr>
                <w:rFonts w:hint="eastAsia"/>
              </w:rPr>
              <w:t>增加</w:t>
            </w:r>
            <w:r w:rsidR="00CB486A">
              <w:rPr>
                <w:rFonts w:hint="eastAsia"/>
              </w:rPr>
              <w:t>新增订单和订单管理</w:t>
            </w:r>
            <w:r w:rsidRPr="00DC3878">
              <w:rPr>
                <w:rFonts w:hint="eastAsia"/>
              </w:rPr>
              <w:t>功能</w:t>
            </w:r>
          </w:p>
        </w:tc>
        <w:tc>
          <w:tcPr>
            <w:tcW w:w="2630" w:type="dxa"/>
          </w:tcPr>
          <w:p w14:paraId="7480D494" w14:textId="75F0AA07" w:rsidR="00DC3878" w:rsidRPr="00DC3878" w:rsidRDefault="00CB486A" w:rsidP="00CB486A">
            <w:pPr>
              <w:ind w:firstLineChars="0" w:firstLine="0"/>
            </w:pPr>
            <w:r>
              <w:rPr>
                <w:rFonts w:hint="eastAsia"/>
              </w:rPr>
              <w:t>李建平</w:t>
            </w:r>
          </w:p>
        </w:tc>
      </w:tr>
      <w:tr w:rsidR="00DC3878" w:rsidRPr="00DC3878" w14:paraId="5E766FB9" w14:textId="77777777" w:rsidTr="00C60AC7">
        <w:trPr>
          <w:trHeight w:val="55"/>
        </w:trPr>
        <w:tc>
          <w:tcPr>
            <w:tcW w:w="1417" w:type="dxa"/>
          </w:tcPr>
          <w:p w14:paraId="6E1BADD3" w14:textId="55FA7123"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w:t>
            </w:r>
            <w:r w:rsidR="00C60AC7">
              <w:t>03</w:t>
            </w:r>
          </w:p>
        </w:tc>
        <w:tc>
          <w:tcPr>
            <w:tcW w:w="1418" w:type="dxa"/>
          </w:tcPr>
          <w:p w14:paraId="36E873BC" w14:textId="77777777" w:rsidR="00DC3878" w:rsidRPr="00DC3878" w:rsidRDefault="00DC3878" w:rsidP="00CB486A">
            <w:pPr>
              <w:ind w:firstLineChars="0" w:firstLine="0"/>
            </w:pPr>
            <w:r w:rsidRPr="00DC3878">
              <w:rPr>
                <w:rFonts w:hint="eastAsia"/>
              </w:rPr>
              <w:t>Build1.2</w:t>
            </w:r>
          </w:p>
        </w:tc>
        <w:tc>
          <w:tcPr>
            <w:tcW w:w="3402" w:type="dxa"/>
          </w:tcPr>
          <w:p w14:paraId="0EACC559" w14:textId="0597E701" w:rsidR="00DC3878" w:rsidRPr="00DC3878" w:rsidRDefault="00CB486A" w:rsidP="00CB486A">
            <w:pPr>
              <w:ind w:firstLineChars="0" w:firstLine="0"/>
            </w:pPr>
            <w:r>
              <w:rPr>
                <w:rFonts w:hint="eastAsia"/>
              </w:rPr>
              <w:t>增加新增配送、配送管理以及审核</w:t>
            </w:r>
            <w:r w:rsidR="00DC3878" w:rsidRPr="00DC3878">
              <w:rPr>
                <w:rFonts w:hint="eastAsia"/>
              </w:rPr>
              <w:t>功能</w:t>
            </w:r>
          </w:p>
        </w:tc>
        <w:tc>
          <w:tcPr>
            <w:tcW w:w="2630" w:type="dxa"/>
          </w:tcPr>
          <w:p w14:paraId="151B96D7" w14:textId="1A9BDC62" w:rsidR="00DC3878" w:rsidRPr="00DC3878" w:rsidRDefault="00CB486A" w:rsidP="00CB486A">
            <w:pPr>
              <w:ind w:firstLineChars="0" w:firstLine="0"/>
            </w:pPr>
            <w:r>
              <w:rPr>
                <w:rFonts w:hint="eastAsia"/>
              </w:rPr>
              <w:t>何宇航</w:t>
            </w:r>
          </w:p>
        </w:tc>
      </w:tr>
      <w:tr w:rsidR="00DC3878" w:rsidRPr="00DC3878" w14:paraId="11473A5C" w14:textId="77777777" w:rsidTr="00C60AC7">
        <w:trPr>
          <w:trHeight w:val="55"/>
        </w:trPr>
        <w:tc>
          <w:tcPr>
            <w:tcW w:w="1417" w:type="dxa"/>
          </w:tcPr>
          <w:p w14:paraId="00A90033" w14:textId="51C0915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-0</w:t>
            </w:r>
            <w:r w:rsidR="00C60AC7">
              <w:t>5</w:t>
            </w:r>
          </w:p>
        </w:tc>
        <w:tc>
          <w:tcPr>
            <w:tcW w:w="1418" w:type="dxa"/>
          </w:tcPr>
          <w:p w14:paraId="6E795EE5" w14:textId="77777777" w:rsidR="00DC3878" w:rsidRPr="00DC3878" w:rsidRDefault="00DC3878" w:rsidP="00CB486A">
            <w:pPr>
              <w:ind w:firstLineChars="0" w:firstLine="0"/>
            </w:pPr>
            <w:r w:rsidRPr="00DC3878">
              <w:rPr>
                <w:rFonts w:hint="eastAsia"/>
              </w:rPr>
              <w:t>Build2.0</w:t>
            </w:r>
          </w:p>
        </w:tc>
        <w:tc>
          <w:tcPr>
            <w:tcW w:w="3402" w:type="dxa"/>
          </w:tcPr>
          <w:p w14:paraId="413A6423" w14:textId="77777777" w:rsidR="00DC3878" w:rsidRPr="00DC3878" w:rsidRDefault="00DC3878" w:rsidP="00CB486A">
            <w:pPr>
              <w:ind w:firstLineChars="0" w:firstLine="0"/>
            </w:pPr>
            <w:r w:rsidRPr="00DC3878">
              <w:rPr>
                <w:rFonts w:hint="eastAsia"/>
              </w:rPr>
              <w:t>设计基线发布，版本升级</w:t>
            </w:r>
          </w:p>
        </w:tc>
        <w:tc>
          <w:tcPr>
            <w:tcW w:w="2630" w:type="dxa"/>
          </w:tcPr>
          <w:p w14:paraId="78207C23" w14:textId="7AA2BDE5" w:rsidR="00DC3878" w:rsidRPr="00DC3878" w:rsidRDefault="00CB486A" w:rsidP="00CB486A">
            <w:pPr>
              <w:ind w:firstLineChars="0" w:firstLine="0"/>
            </w:pPr>
            <w:r>
              <w:rPr>
                <w:rFonts w:hint="eastAsia"/>
              </w:rPr>
              <w:t>崔晓东</w:t>
            </w:r>
          </w:p>
        </w:tc>
      </w:tr>
      <w:tr w:rsidR="00DC3878" w:rsidRPr="00DC3878" w14:paraId="37A1A4C3" w14:textId="77777777" w:rsidTr="00C60AC7">
        <w:trPr>
          <w:trHeight w:val="55"/>
        </w:trPr>
        <w:tc>
          <w:tcPr>
            <w:tcW w:w="1417" w:type="dxa"/>
          </w:tcPr>
          <w:p w14:paraId="7496A7C5" w14:textId="77777777" w:rsidR="00DC3878" w:rsidRPr="00DC3878" w:rsidRDefault="00DC3878" w:rsidP="00CB486A">
            <w:pPr>
              <w:ind w:firstLineChars="0" w:firstLine="0"/>
            </w:pPr>
          </w:p>
        </w:tc>
        <w:tc>
          <w:tcPr>
            <w:tcW w:w="1418" w:type="dxa"/>
          </w:tcPr>
          <w:p w14:paraId="52AF344A" w14:textId="77777777" w:rsidR="00DC3878" w:rsidRPr="00DC3878" w:rsidRDefault="00DC3878" w:rsidP="00CB486A">
            <w:pPr>
              <w:ind w:firstLineChars="0" w:firstLine="0"/>
            </w:pPr>
          </w:p>
        </w:tc>
        <w:tc>
          <w:tcPr>
            <w:tcW w:w="3402" w:type="dxa"/>
          </w:tcPr>
          <w:p w14:paraId="2675E150" w14:textId="77777777" w:rsidR="00DC3878" w:rsidRPr="00DC3878" w:rsidRDefault="00DC3878" w:rsidP="00CB486A">
            <w:pPr>
              <w:ind w:firstLineChars="0" w:firstLine="0"/>
            </w:pPr>
          </w:p>
        </w:tc>
        <w:tc>
          <w:tcPr>
            <w:tcW w:w="2630" w:type="dxa"/>
          </w:tcPr>
          <w:p w14:paraId="13517928" w14:textId="77777777" w:rsidR="00DC3878" w:rsidRPr="00DC3878" w:rsidRDefault="00DC3878" w:rsidP="00CB486A">
            <w:pPr>
              <w:ind w:firstLineChars="0" w:firstLine="0"/>
            </w:pPr>
          </w:p>
        </w:tc>
      </w:tr>
      <w:tr w:rsidR="00DC3878" w:rsidRPr="00DC3878" w14:paraId="1E0932AA" w14:textId="77777777" w:rsidTr="00C60AC7">
        <w:trPr>
          <w:trHeight w:val="55"/>
        </w:trPr>
        <w:tc>
          <w:tcPr>
            <w:tcW w:w="1417" w:type="dxa"/>
          </w:tcPr>
          <w:p w14:paraId="4F3A8D47" w14:textId="77777777" w:rsidR="00DC3878" w:rsidRPr="00DC3878" w:rsidRDefault="00DC3878" w:rsidP="00CB486A">
            <w:pPr>
              <w:ind w:firstLineChars="0" w:firstLine="0"/>
            </w:pPr>
          </w:p>
        </w:tc>
        <w:tc>
          <w:tcPr>
            <w:tcW w:w="1418" w:type="dxa"/>
          </w:tcPr>
          <w:p w14:paraId="144ABEBA" w14:textId="77777777" w:rsidR="00DC3878" w:rsidRPr="00DC3878" w:rsidRDefault="00DC3878" w:rsidP="00CB486A">
            <w:pPr>
              <w:ind w:firstLineChars="0" w:firstLine="0"/>
            </w:pPr>
          </w:p>
        </w:tc>
        <w:tc>
          <w:tcPr>
            <w:tcW w:w="3402" w:type="dxa"/>
          </w:tcPr>
          <w:p w14:paraId="1283A88F" w14:textId="77777777" w:rsidR="00DC3878" w:rsidRPr="00DC3878" w:rsidRDefault="00DC3878" w:rsidP="00CB486A">
            <w:pPr>
              <w:ind w:firstLineChars="0" w:firstLine="0"/>
            </w:pPr>
          </w:p>
        </w:tc>
        <w:tc>
          <w:tcPr>
            <w:tcW w:w="2630" w:type="dxa"/>
          </w:tcPr>
          <w:p w14:paraId="5FE63842" w14:textId="77777777" w:rsidR="00DC3878" w:rsidRPr="00DC3878" w:rsidRDefault="00DC3878" w:rsidP="00CB486A">
            <w:pPr>
              <w:ind w:firstLineChars="0" w:firstLine="0"/>
            </w:pPr>
          </w:p>
        </w:tc>
      </w:tr>
      <w:tr w:rsidR="00DC3878" w:rsidRPr="00DC3878" w14:paraId="63EAEAB7" w14:textId="77777777" w:rsidTr="00C60AC7">
        <w:trPr>
          <w:trHeight w:val="55"/>
        </w:trPr>
        <w:tc>
          <w:tcPr>
            <w:tcW w:w="1417" w:type="dxa"/>
          </w:tcPr>
          <w:p w14:paraId="7839F51F" w14:textId="77777777" w:rsidR="00DC3878" w:rsidRPr="00DC3878" w:rsidRDefault="00DC3878" w:rsidP="00CB486A">
            <w:pPr>
              <w:ind w:firstLineChars="0" w:firstLine="0"/>
            </w:pPr>
          </w:p>
        </w:tc>
        <w:tc>
          <w:tcPr>
            <w:tcW w:w="1418" w:type="dxa"/>
          </w:tcPr>
          <w:p w14:paraId="627D9395" w14:textId="77777777" w:rsidR="00DC3878" w:rsidRPr="00DC3878" w:rsidRDefault="00DC3878" w:rsidP="00CB486A">
            <w:pPr>
              <w:ind w:firstLineChars="0" w:firstLine="0"/>
            </w:pPr>
          </w:p>
        </w:tc>
        <w:tc>
          <w:tcPr>
            <w:tcW w:w="3402" w:type="dxa"/>
          </w:tcPr>
          <w:p w14:paraId="06939592" w14:textId="77777777" w:rsidR="00DC3878" w:rsidRPr="00DC3878" w:rsidRDefault="00DC3878" w:rsidP="00CB486A">
            <w:pPr>
              <w:ind w:firstLineChars="0" w:firstLine="0"/>
            </w:pPr>
          </w:p>
        </w:tc>
        <w:tc>
          <w:tcPr>
            <w:tcW w:w="2630" w:type="dxa"/>
          </w:tcPr>
          <w:p w14:paraId="66DDBEBB" w14:textId="77777777" w:rsidR="00DC3878" w:rsidRPr="00DC3878" w:rsidRDefault="00DC3878" w:rsidP="00CB486A">
            <w:pPr>
              <w:ind w:firstLineChars="0" w:firstLine="0"/>
            </w:pPr>
          </w:p>
        </w:tc>
      </w:tr>
      <w:tr w:rsidR="00DC3878" w:rsidRPr="00DC3878" w14:paraId="3535CA91" w14:textId="77777777" w:rsidTr="00C60AC7">
        <w:trPr>
          <w:trHeight w:val="55"/>
        </w:trPr>
        <w:tc>
          <w:tcPr>
            <w:tcW w:w="1417" w:type="dxa"/>
          </w:tcPr>
          <w:p w14:paraId="6A1D7B7E" w14:textId="77777777" w:rsidR="00DC3878" w:rsidRPr="00DC3878" w:rsidRDefault="00DC3878" w:rsidP="00CB486A">
            <w:pPr>
              <w:ind w:firstLineChars="0" w:firstLine="0"/>
            </w:pPr>
          </w:p>
        </w:tc>
        <w:tc>
          <w:tcPr>
            <w:tcW w:w="1418" w:type="dxa"/>
          </w:tcPr>
          <w:p w14:paraId="081782F8" w14:textId="77777777" w:rsidR="00DC3878" w:rsidRPr="00DC3878" w:rsidRDefault="00DC3878" w:rsidP="00CB486A">
            <w:pPr>
              <w:ind w:firstLineChars="0" w:firstLine="0"/>
            </w:pPr>
          </w:p>
        </w:tc>
        <w:tc>
          <w:tcPr>
            <w:tcW w:w="3402" w:type="dxa"/>
          </w:tcPr>
          <w:p w14:paraId="090810AE" w14:textId="77777777" w:rsidR="00DC3878" w:rsidRPr="00DC3878" w:rsidRDefault="00DC3878" w:rsidP="00CB486A">
            <w:pPr>
              <w:ind w:firstLineChars="0" w:firstLine="0"/>
            </w:pPr>
          </w:p>
        </w:tc>
        <w:tc>
          <w:tcPr>
            <w:tcW w:w="2630" w:type="dxa"/>
          </w:tcPr>
          <w:p w14:paraId="1574999D" w14:textId="77777777" w:rsidR="00DC3878" w:rsidRPr="00DC3878" w:rsidRDefault="00DC3878" w:rsidP="00CB486A">
            <w:pPr>
              <w:ind w:firstLineChars="0" w:firstLine="0"/>
            </w:pPr>
          </w:p>
        </w:tc>
      </w:tr>
      <w:tr w:rsidR="00DC3878" w:rsidRPr="00DC3878" w14:paraId="54EA5274" w14:textId="77777777" w:rsidTr="00C60AC7">
        <w:trPr>
          <w:trHeight w:val="55"/>
        </w:trPr>
        <w:tc>
          <w:tcPr>
            <w:tcW w:w="1417" w:type="dxa"/>
          </w:tcPr>
          <w:p w14:paraId="11B08220" w14:textId="77777777" w:rsidR="00DC3878" w:rsidRPr="00DC3878" w:rsidRDefault="00DC3878" w:rsidP="00CB486A">
            <w:pPr>
              <w:ind w:firstLineChars="0" w:firstLine="0"/>
            </w:pPr>
          </w:p>
        </w:tc>
        <w:tc>
          <w:tcPr>
            <w:tcW w:w="1418" w:type="dxa"/>
          </w:tcPr>
          <w:p w14:paraId="3B7CC278" w14:textId="77777777" w:rsidR="00DC3878" w:rsidRPr="00DC3878" w:rsidRDefault="00DC3878" w:rsidP="00CB486A">
            <w:pPr>
              <w:ind w:firstLineChars="0" w:firstLine="0"/>
            </w:pPr>
          </w:p>
        </w:tc>
        <w:tc>
          <w:tcPr>
            <w:tcW w:w="3402" w:type="dxa"/>
          </w:tcPr>
          <w:p w14:paraId="3C3D3BF4" w14:textId="77777777" w:rsidR="00DC3878" w:rsidRPr="00DC3878" w:rsidRDefault="00DC3878" w:rsidP="00CB486A">
            <w:pPr>
              <w:ind w:firstLineChars="0" w:firstLine="0"/>
            </w:pPr>
          </w:p>
        </w:tc>
        <w:tc>
          <w:tcPr>
            <w:tcW w:w="2630" w:type="dxa"/>
          </w:tcPr>
          <w:p w14:paraId="1431C8A0" w14:textId="77777777" w:rsidR="00DC3878" w:rsidRPr="00DC3878" w:rsidRDefault="00DC3878" w:rsidP="00CB486A">
            <w:pPr>
              <w:ind w:firstLineChars="0" w:firstLine="0"/>
            </w:pPr>
          </w:p>
        </w:tc>
      </w:tr>
      <w:tr w:rsidR="00DC3878" w:rsidRPr="00DC3878" w14:paraId="790F5280" w14:textId="77777777" w:rsidTr="00C60AC7">
        <w:trPr>
          <w:trHeight w:val="55"/>
        </w:trPr>
        <w:tc>
          <w:tcPr>
            <w:tcW w:w="1417" w:type="dxa"/>
          </w:tcPr>
          <w:p w14:paraId="3C6A0C0D" w14:textId="77777777" w:rsidR="00DC3878" w:rsidRPr="00DC3878" w:rsidRDefault="00DC3878" w:rsidP="00CB486A">
            <w:pPr>
              <w:ind w:firstLineChars="0" w:firstLine="0"/>
            </w:pPr>
          </w:p>
        </w:tc>
        <w:tc>
          <w:tcPr>
            <w:tcW w:w="1418" w:type="dxa"/>
          </w:tcPr>
          <w:p w14:paraId="4B5D1561" w14:textId="77777777" w:rsidR="00DC3878" w:rsidRPr="00DC3878" w:rsidRDefault="00DC3878" w:rsidP="00CB486A">
            <w:pPr>
              <w:ind w:firstLineChars="0" w:firstLine="0"/>
            </w:pPr>
          </w:p>
        </w:tc>
        <w:tc>
          <w:tcPr>
            <w:tcW w:w="3402" w:type="dxa"/>
          </w:tcPr>
          <w:p w14:paraId="4D0A0F17" w14:textId="77777777" w:rsidR="00DC3878" w:rsidRPr="00DC3878" w:rsidRDefault="00DC3878" w:rsidP="00CB486A">
            <w:pPr>
              <w:ind w:firstLineChars="0" w:firstLine="0"/>
            </w:pPr>
          </w:p>
        </w:tc>
        <w:tc>
          <w:tcPr>
            <w:tcW w:w="2630" w:type="dxa"/>
          </w:tcPr>
          <w:p w14:paraId="15F1D1EE" w14:textId="77777777" w:rsidR="00DC3878" w:rsidRPr="00DC3878" w:rsidRDefault="00DC3878" w:rsidP="00CB486A">
            <w:pPr>
              <w:ind w:firstLineChars="0" w:firstLine="0"/>
            </w:pPr>
          </w:p>
        </w:tc>
      </w:tr>
      <w:tr w:rsidR="00DC3878" w:rsidRPr="00DC3878" w14:paraId="1E514B06" w14:textId="77777777" w:rsidTr="00C60AC7">
        <w:trPr>
          <w:trHeight w:val="55"/>
        </w:trPr>
        <w:tc>
          <w:tcPr>
            <w:tcW w:w="1417" w:type="dxa"/>
          </w:tcPr>
          <w:p w14:paraId="5BDCFDCC" w14:textId="77777777" w:rsidR="00DC3878" w:rsidRPr="00DC3878" w:rsidRDefault="00DC3878" w:rsidP="00CB486A">
            <w:pPr>
              <w:ind w:firstLineChars="0" w:firstLine="0"/>
            </w:pPr>
          </w:p>
        </w:tc>
        <w:tc>
          <w:tcPr>
            <w:tcW w:w="1418" w:type="dxa"/>
          </w:tcPr>
          <w:p w14:paraId="48015A58" w14:textId="77777777" w:rsidR="00DC3878" w:rsidRPr="00DC3878" w:rsidRDefault="00DC3878" w:rsidP="00CB486A">
            <w:pPr>
              <w:ind w:firstLineChars="0" w:firstLine="0"/>
            </w:pPr>
          </w:p>
        </w:tc>
        <w:tc>
          <w:tcPr>
            <w:tcW w:w="3402" w:type="dxa"/>
          </w:tcPr>
          <w:p w14:paraId="76F3B6A2" w14:textId="77777777" w:rsidR="00DC3878" w:rsidRPr="00DC3878" w:rsidRDefault="00DC3878" w:rsidP="00CB486A">
            <w:pPr>
              <w:ind w:firstLineChars="0" w:firstLine="0"/>
            </w:pPr>
          </w:p>
        </w:tc>
        <w:tc>
          <w:tcPr>
            <w:tcW w:w="2630" w:type="dxa"/>
          </w:tcPr>
          <w:p w14:paraId="7EB26ECB" w14:textId="77777777" w:rsidR="00DC3878" w:rsidRPr="00DC3878" w:rsidRDefault="00DC3878" w:rsidP="00CB486A">
            <w:pPr>
              <w:ind w:firstLineChars="0" w:firstLine="0"/>
            </w:pPr>
          </w:p>
        </w:tc>
      </w:tr>
      <w:tr w:rsidR="00DC3878" w:rsidRPr="00DC3878" w14:paraId="7530F4F7" w14:textId="77777777" w:rsidTr="00C60AC7">
        <w:trPr>
          <w:trHeight w:val="55"/>
        </w:trPr>
        <w:tc>
          <w:tcPr>
            <w:tcW w:w="1417" w:type="dxa"/>
          </w:tcPr>
          <w:p w14:paraId="2FB7E099" w14:textId="77777777" w:rsidR="00DC3878" w:rsidRPr="00DC3878" w:rsidRDefault="00DC3878" w:rsidP="00CB486A">
            <w:pPr>
              <w:ind w:firstLineChars="0" w:firstLine="0"/>
            </w:pPr>
          </w:p>
        </w:tc>
        <w:tc>
          <w:tcPr>
            <w:tcW w:w="1418" w:type="dxa"/>
          </w:tcPr>
          <w:p w14:paraId="3C3028FF" w14:textId="77777777" w:rsidR="00DC3878" w:rsidRPr="00DC3878" w:rsidRDefault="00DC3878" w:rsidP="00CB486A">
            <w:pPr>
              <w:ind w:firstLineChars="0" w:firstLine="0"/>
            </w:pPr>
          </w:p>
        </w:tc>
        <w:tc>
          <w:tcPr>
            <w:tcW w:w="3402" w:type="dxa"/>
          </w:tcPr>
          <w:p w14:paraId="1EA18931" w14:textId="77777777" w:rsidR="00DC3878" w:rsidRPr="00DC3878" w:rsidRDefault="00DC3878" w:rsidP="00CB486A">
            <w:pPr>
              <w:ind w:firstLineChars="0" w:firstLine="0"/>
            </w:pPr>
          </w:p>
        </w:tc>
        <w:tc>
          <w:tcPr>
            <w:tcW w:w="2630" w:type="dxa"/>
          </w:tcPr>
          <w:p w14:paraId="3618EC60" w14:textId="77777777" w:rsidR="00DC3878" w:rsidRPr="00DC3878" w:rsidRDefault="00DC3878" w:rsidP="00CB486A">
            <w:pPr>
              <w:ind w:firstLineChars="0" w:firstLine="0"/>
            </w:pPr>
          </w:p>
        </w:tc>
      </w:tr>
      <w:tr w:rsidR="00DC3878" w:rsidRPr="00DC3878" w14:paraId="2007F2FE" w14:textId="77777777" w:rsidTr="00C60AC7">
        <w:trPr>
          <w:trHeight w:val="55"/>
        </w:trPr>
        <w:tc>
          <w:tcPr>
            <w:tcW w:w="1417" w:type="dxa"/>
          </w:tcPr>
          <w:p w14:paraId="72329C9E" w14:textId="77777777" w:rsidR="00DC3878" w:rsidRPr="00DC3878" w:rsidRDefault="00DC3878" w:rsidP="00CB486A">
            <w:pPr>
              <w:ind w:firstLineChars="0" w:firstLine="0"/>
            </w:pPr>
          </w:p>
        </w:tc>
        <w:tc>
          <w:tcPr>
            <w:tcW w:w="1418" w:type="dxa"/>
          </w:tcPr>
          <w:p w14:paraId="1AAF4107" w14:textId="77777777" w:rsidR="00DC3878" w:rsidRPr="00DC3878" w:rsidRDefault="00DC3878" w:rsidP="00CB486A">
            <w:pPr>
              <w:ind w:firstLineChars="0" w:firstLine="0"/>
            </w:pPr>
          </w:p>
        </w:tc>
        <w:tc>
          <w:tcPr>
            <w:tcW w:w="3402" w:type="dxa"/>
          </w:tcPr>
          <w:p w14:paraId="505E651C" w14:textId="77777777" w:rsidR="00DC3878" w:rsidRPr="00DC3878" w:rsidRDefault="00DC3878" w:rsidP="00CB486A">
            <w:pPr>
              <w:ind w:firstLineChars="0" w:firstLine="0"/>
            </w:pPr>
          </w:p>
        </w:tc>
        <w:tc>
          <w:tcPr>
            <w:tcW w:w="2630" w:type="dxa"/>
          </w:tcPr>
          <w:p w14:paraId="5059CC85" w14:textId="77777777" w:rsidR="00DC3878" w:rsidRPr="00DC3878" w:rsidRDefault="00DC3878" w:rsidP="00CB486A">
            <w:pPr>
              <w:ind w:firstLineChars="0" w:firstLine="0"/>
            </w:pPr>
          </w:p>
        </w:tc>
      </w:tr>
      <w:tr w:rsidR="00DC3878" w:rsidRPr="00DC3878" w14:paraId="78C5B766" w14:textId="77777777" w:rsidTr="00C60AC7">
        <w:trPr>
          <w:trHeight w:val="55"/>
        </w:trPr>
        <w:tc>
          <w:tcPr>
            <w:tcW w:w="1417" w:type="dxa"/>
          </w:tcPr>
          <w:p w14:paraId="6C01CA98" w14:textId="77777777" w:rsidR="00DC3878" w:rsidRPr="00DC3878" w:rsidRDefault="00DC3878" w:rsidP="00CB486A">
            <w:pPr>
              <w:ind w:firstLineChars="0" w:firstLine="0"/>
            </w:pPr>
          </w:p>
        </w:tc>
        <w:tc>
          <w:tcPr>
            <w:tcW w:w="1418" w:type="dxa"/>
          </w:tcPr>
          <w:p w14:paraId="1BC61EA2" w14:textId="77777777" w:rsidR="00DC3878" w:rsidRPr="00DC3878" w:rsidRDefault="00DC3878" w:rsidP="00CB486A">
            <w:pPr>
              <w:ind w:firstLineChars="0" w:firstLine="0"/>
            </w:pPr>
          </w:p>
        </w:tc>
        <w:tc>
          <w:tcPr>
            <w:tcW w:w="3402" w:type="dxa"/>
          </w:tcPr>
          <w:p w14:paraId="1A91F89B" w14:textId="77777777" w:rsidR="00DC3878" w:rsidRPr="00DC3878" w:rsidRDefault="00DC3878" w:rsidP="00CB486A">
            <w:pPr>
              <w:ind w:firstLineChars="0" w:firstLine="0"/>
            </w:pPr>
          </w:p>
        </w:tc>
        <w:tc>
          <w:tcPr>
            <w:tcW w:w="2630" w:type="dxa"/>
          </w:tcPr>
          <w:p w14:paraId="6CFB1E49" w14:textId="77777777" w:rsidR="00DC3878" w:rsidRPr="00DC3878" w:rsidRDefault="00DC3878" w:rsidP="00CB486A">
            <w:pPr>
              <w:ind w:firstLineChars="0" w:firstLine="0"/>
            </w:pPr>
          </w:p>
        </w:tc>
      </w:tr>
    </w:tbl>
    <w:p w14:paraId="1FE71B28" w14:textId="00098475" w:rsidR="00DC3878" w:rsidRDefault="00DC3878" w:rsidP="00B62EE1">
      <w:pPr>
        <w:ind w:firstLine="480"/>
      </w:pPr>
    </w:p>
    <w:p w14:paraId="082B3574" w14:textId="7CAE586A" w:rsidR="00DC3878" w:rsidRDefault="00DC3878" w:rsidP="00B62EE1">
      <w:pPr>
        <w:ind w:firstLine="480"/>
      </w:pPr>
    </w:p>
    <w:p w14:paraId="4782C79F" w14:textId="7F3102CA" w:rsidR="00DC3878" w:rsidRDefault="00DC3878" w:rsidP="00B62EE1">
      <w:pPr>
        <w:ind w:firstLine="480"/>
      </w:pPr>
    </w:p>
    <w:p w14:paraId="1644EC08" w14:textId="2F85CFA1" w:rsidR="00DC3878" w:rsidRDefault="00DC3878" w:rsidP="00B62EE1">
      <w:pPr>
        <w:ind w:firstLine="480"/>
      </w:pPr>
    </w:p>
    <w:sdt>
      <w:sdtPr>
        <w:rPr>
          <w:rFonts w:ascii="Times New Roman" w:eastAsia="宋体" w:hAnsi="Times New Roman" w:cstheme="minorBidi"/>
          <w:color w:val="auto"/>
          <w:kern w:val="2"/>
          <w:sz w:val="24"/>
          <w:szCs w:val="22"/>
          <w:lang w:val="zh-CN"/>
        </w:rPr>
        <w:id w:val="-1191840523"/>
        <w:docPartObj>
          <w:docPartGallery w:val="Table of Contents"/>
          <w:docPartUnique/>
        </w:docPartObj>
      </w:sdtPr>
      <w:sdtEndPr>
        <w:rPr>
          <w:b/>
          <w:bCs/>
        </w:rPr>
      </w:sdtEndPr>
      <w:sdtContent>
        <w:p w14:paraId="77817238" w14:textId="4658ECA4" w:rsidR="007C374B" w:rsidRDefault="007C374B">
          <w:pPr>
            <w:pStyle w:val="TOC"/>
            <w:ind w:firstLine="480"/>
          </w:pPr>
          <w:r>
            <w:rPr>
              <w:lang w:val="zh-CN"/>
            </w:rPr>
            <w:t>目录</w:t>
          </w:r>
        </w:p>
        <w:p w14:paraId="2F55CBA0" w14:textId="10DABFD2" w:rsidR="007C374B" w:rsidRDefault="007C374B">
          <w:pPr>
            <w:pStyle w:val="TOC1"/>
            <w:tabs>
              <w:tab w:val="right" w:leader="dot" w:pos="9344"/>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07140818" w:history="1">
            <w:r w:rsidRPr="007661E2">
              <w:rPr>
                <w:rStyle w:val="af5"/>
                <w:noProof/>
              </w:rPr>
              <w:t>1</w:t>
            </w:r>
            <w:r w:rsidRPr="007661E2">
              <w:rPr>
                <w:rStyle w:val="af5"/>
                <w:noProof/>
              </w:rPr>
              <w:t>引言</w:t>
            </w:r>
            <w:r>
              <w:rPr>
                <w:noProof/>
                <w:webHidden/>
              </w:rPr>
              <w:tab/>
            </w:r>
            <w:r>
              <w:rPr>
                <w:noProof/>
                <w:webHidden/>
              </w:rPr>
              <w:fldChar w:fldCharType="begin"/>
            </w:r>
            <w:r>
              <w:rPr>
                <w:noProof/>
                <w:webHidden/>
              </w:rPr>
              <w:instrText xml:space="preserve"> PAGEREF _Toc107140818 \h </w:instrText>
            </w:r>
            <w:r>
              <w:rPr>
                <w:noProof/>
                <w:webHidden/>
              </w:rPr>
            </w:r>
            <w:r>
              <w:rPr>
                <w:noProof/>
                <w:webHidden/>
              </w:rPr>
              <w:fldChar w:fldCharType="separate"/>
            </w:r>
            <w:r>
              <w:rPr>
                <w:noProof/>
                <w:webHidden/>
              </w:rPr>
              <w:t>1</w:t>
            </w:r>
            <w:r>
              <w:rPr>
                <w:noProof/>
                <w:webHidden/>
              </w:rPr>
              <w:fldChar w:fldCharType="end"/>
            </w:r>
          </w:hyperlink>
        </w:p>
        <w:p w14:paraId="09718688" w14:textId="7A6D8154"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19" w:history="1">
            <w:r w:rsidR="007C374B" w:rsidRPr="007661E2">
              <w:rPr>
                <w:rStyle w:val="af5"/>
                <w:noProof/>
              </w:rPr>
              <w:t>1.1</w:t>
            </w:r>
            <w:r w:rsidR="007C374B">
              <w:rPr>
                <w:rFonts w:asciiTheme="minorHAnsi" w:eastAsiaTheme="minorEastAsia" w:hAnsiTheme="minorHAnsi"/>
                <w:noProof/>
                <w:sz w:val="21"/>
              </w:rPr>
              <w:tab/>
            </w:r>
            <w:r w:rsidR="007C374B" w:rsidRPr="007661E2">
              <w:rPr>
                <w:rStyle w:val="af5"/>
                <w:noProof/>
              </w:rPr>
              <w:t>目的</w:t>
            </w:r>
            <w:r w:rsidR="007C374B">
              <w:rPr>
                <w:noProof/>
                <w:webHidden/>
              </w:rPr>
              <w:tab/>
            </w:r>
            <w:r w:rsidR="007C374B">
              <w:rPr>
                <w:noProof/>
                <w:webHidden/>
              </w:rPr>
              <w:fldChar w:fldCharType="begin"/>
            </w:r>
            <w:r w:rsidR="007C374B">
              <w:rPr>
                <w:noProof/>
                <w:webHidden/>
              </w:rPr>
              <w:instrText xml:space="preserve"> PAGEREF _Toc107140819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6342B4DE" w14:textId="2B6BE30D" w:rsidR="007C374B" w:rsidRDefault="005C0A7C">
          <w:pPr>
            <w:pStyle w:val="TOC2"/>
            <w:tabs>
              <w:tab w:val="right" w:leader="dot" w:pos="9344"/>
            </w:tabs>
            <w:ind w:left="480" w:firstLine="480"/>
            <w:rPr>
              <w:rFonts w:asciiTheme="minorHAnsi" w:eastAsiaTheme="minorEastAsia" w:hAnsiTheme="minorHAnsi"/>
              <w:noProof/>
              <w:sz w:val="21"/>
            </w:rPr>
          </w:pPr>
          <w:hyperlink w:anchor="_Toc107140820" w:history="1">
            <w:r w:rsidR="007C374B" w:rsidRPr="007661E2">
              <w:rPr>
                <w:rStyle w:val="af5"/>
                <w:noProof/>
              </w:rPr>
              <w:t>1.2</w:t>
            </w:r>
            <w:r w:rsidR="007C374B" w:rsidRPr="007661E2">
              <w:rPr>
                <w:rStyle w:val="af5"/>
                <w:noProof/>
              </w:rPr>
              <w:t>范围</w:t>
            </w:r>
            <w:r w:rsidR="007C374B">
              <w:rPr>
                <w:noProof/>
                <w:webHidden/>
              </w:rPr>
              <w:tab/>
            </w:r>
            <w:r w:rsidR="007C374B">
              <w:rPr>
                <w:noProof/>
                <w:webHidden/>
              </w:rPr>
              <w:fldChar w:fldCharType="begin"/>
            </w:r>
            <w:r w:rsidR="007C374B">
              <w:rPr>
                <w:noProof/>
                <w:webHidden/>
              </w:rPr>
              <w:instrText xml:space="preserve"> PAGEREF _Toc107140820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1121A1F6" w14:textId="3BFA050E" w:rsidR="007C374B" w:rsidRDefault="005C0A7C">
          <w:pPr>
            <w:pStyle w:val="TOC2"/>
            <w:tabs>
              <w:tab w:val="right" w:leader="dot" w:pos="9344"/>
            </w:tabs>
            <w:ind w:left="480" w:firstLine="480"/>
            <w:rPr>
              <w:rFonts w:asciiTheme="minorHAnsi" w:eastAsiaTheme="minorEastAsia" w:hAnsiTheme="minorHAnsi"/>
              <w:noProof/>
              <w:sz w:val="21"/>
            </w:rPr>
          </w:pPr>
          <w:hyperlink w:anchor="_Toc107140821" w:history="1">
            <w:r w:rsidR="007C374B" w:rsidRPr="007661E2">
              <w:rPr>
                <w:rStyle w:val="af5"/>
                <w:noProof/>
              </w:rPr>
              <w:t>1.3</w:t>
            </w:r>
            <w:r w:rsidR="007C374B" w:rsidRPr="007661E2">
              <w:rPr>
                <w:rStyle w:val="af5"/>
                <w:noProof/>
              </w:rPr>
              <w:t>定义、首字母缩写词和缩略语</w:t>
            </w:r>
            <w:r w:rsidR="007C374B">
              <w:rPr>
                <w:noProof/>
                <w:webHidden/>
              </w:rPr>
              <w:tab/>
            </w:r>
            <w:r w:rsidR="007C374B">
              <w:rPr>
                <w:noProof/>
                <w:webHidden/>
              </w:rPr>
              <w:fldChar w:fldCharType="begin"/>
            </w:r>
            <w:r w:rsidR="007C374B">
              <w:rPr>
                <w:noProof/>
                <w:webHidden/>
              </w:rPr>
              <w:instrText xml:space="preserve"> PAGEREF _Toc107140821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524F10C4" w14:textId="160B1375" w:rsidR="007C374B" w:rsidRDefault="005C0A7C">
          <w:pPr>
            <w:pStyle w:val="TOC2"/>
            <w:tabs>
              <w:tab w:val="right" w:leader="dot" w:pos="9344"/>
            </w:tabs>
            <w:ind w:left="480" w:firstLine="480"/>
            <w:rPr>
              <w:rFonts w:asciiTheme="minorHAnsi" w:eastAsiaTheme="minorEastAsia" w:hAnsiTheme="minorHAnsi"/>
              <w:noProof/>
              <w:sz w:val="21"/>
            </w:rPr>
          </w:pPr>
          <w:hyperlink w:anchor="_Toc107140822" w:history="1">
            <w:r w:rsidR="007C374B" w:rsidRPr="007661E2">
              <w:rPr>
                <w:rStyle w:val="af5"/>
                <w:noProof/>
              </w:rPr>
              <w:t>1.4</w:t>
            </w:r>
            <w:r w:rsidR="007C374B" w:rsidRPr="007661E2">
              <w:rPr>
                <w:rStyle w:val="af5"/>
                <w:noProof/>
              </w:rPr>
              <w:t>参考资料</w:t>
            </w:r>
            <w:r w:rsidR="007C374B">
              <w:rPr>
                <w:noProof/>
                <w:webHidden/>
              </w:rPr>
              <w:tab/>
            </w:r>
            <w:r w:rsidR="007C374B">
              <w:rPr>
                <w:noProof/>
                <w:webHidden/>
              </w:rPr>
              <w:fldChar w:fldCharType="begin"/>
            </w:r>
            <w:r w:rsidR="007C374B">
              <w:rPr>
                <w:noProof/>
                <w:webHidden/>
              </w:rPr>
              <w:instrText xml:space="preserve"> PAGEREF _Toc107140822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3E430419" w14:textId="5E1833DB" w:rsidR="007C374B" w:rsidRDefault="005C0A7C">
          <w:pPr>
            <w:pStyle w:val="TOC1"/>
            <w:tabs>
              <w:tab w:val="right" w:leader="dot" w:pos="9344"/>
            </w:tabs>
            <w:ind w:firstLine="480"/>
            <w:rPr>
              <w:rFonts w:asciiTheme="minorHAnsi" w:eastAsiaTheme="minorEastAsia" w:hAnsiTheme="minorHAnsi"/>
              <w:noProof/>
              <w:sz w:val="21"/>
            </w:rPr>
          </w:pPr>
          <w:hyperlink w:anchor="_Toc107140823" w:history="1">
            <w:r w:rsidR="007C374B" w:rsidRPr="007661E2">
              <w:rPr>
                <w:rStyle w:val="af5"/>
                <w:noProof/>
              </w:rPr>
              <w:t>2</w:t>
            </w:r>
            <w:r w:rsidR="007C374B" w:rsidRPr="007661E2">
              <w:rPr>
                <w:rStyle w:val="af5"/>
                <w:noProof/>
              </w:rPr>
              <w:t>软件总体概述</w:t>
            </w:r>
            <w:r w:rsidR="007C374B">
              <w:rPr>
                <w:noProof/>
                <w:webHidden/>
              </w:rPr>
              <w:tab/>
            </w:r>
            <w:r w:rsidR="007C374B">
              <w:rPr>
                <w:noProof/>
                <w:webHidden/>
              </w:rPr>
              <w:fldChar w:fldCharType="begin"/>
            </w:r>
            <w:r w:rsidR="007C374B">
              <w:rPr>
                <w:noProof/>
                <w:webHidden/>
              </w:rPr>
              <w:instrText xml:space="preserve"> PAGEREF _Toc107140823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2C010534" w14:textId="06FFA527"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24" w:history="1">
            <w:r w:rsidR="007C374B" w:rsidRPr="007661E2">
              <w:rPr>
                <w:rStyle w:val="af5"/>
                <w:noProof/>
              </w:rPr>
              <w:t>2.1</w:t>
            </w:r>
            <w:r w:rsidR="007C374B">
              <w:rPr>
                <w:rFonts w:asciiTheme="minorHAnsi" w:eastAsiaTheme="minorEastAsia" w:hAnsiTheme="minorHAnsi"/>
                <w:noProof/>
                <w:sz w:val="21"/>
              </w:rPr>
              <w:tab/>
            </w:r>
            <w:r w:rsidR="007C374B" w:rsidRPr="007661E2">
              <w:rPr>
                <w:rStyle w:val="af5"/>
                <w:noProof/>
              </w:rPr>
              <w:t>软件标识</w:t>
            </w:r>
            <w:r w:rsidR="007C374B">
              <w:rPr>
                <w:noProof/>
                <w:webHidden/>
              </w:rPr>
              <w:tab/>
            </w:r>
            <w:r w:rsidR="007C374B">
              <w:rPr>
                <w:noProof/>
                <w:webHidden/>
              </w:rPr>
              <w:fldChar w:fldCharType="begin"/>
            </w:r>
            <w:r w:rsidR="007C374B">
              <w:rPr>
                <w:noProof/>
                <w:webHidden/>
              </w:rPr>
              <w:instrText xml:space="preserve"> PAGEREF _Toc107140824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3E3178BA" w14:textId="222B2B9E"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25" w:history="1">
            <w:r w:rsidR="007C374B" w:rsidRPr="007661E2">
              <w:rPr>
                <w:rStyle w:val="af5"/>
                <w:noProof/>
              </w:rPr>
              <w:t>2.2</w:t>
            </w:r>
            <w:r w:rsidR="007C374B">
              <w:rPr>
                <w:rFonts w:asciiTheme="minorHAnsi" w:eastAsiaTheme="minorEastAsia" w:hAnsiTheme="minorHAnsi"/>
                <w:noProof/>
                <w:sz w:val="21"/>
              </w:rPr>
              <w:tab/>
            </w:r>
            <w:r w:rsidR="007C374B" w:rsidRPr="007661E2">
              <w:rPr>
                <w:rStyle w:val="af5"/>
                <w:noProof/>
              </w:rPr>
              <w:t>软件描述</w:t>
            </w:r>
            <w:r w:rsidR="007C374B">
              <w:rPr>
                <w:noProof/>
                <w:webHidden/>
              </w:rPr>
              <w:tab/>
            </w:r>
            <w:r w:rsidR="007C374B">
              <w:rPr>
                <w:noProof/>
                <w:webHidden/>
              </w:rPr>
              <w:fldChar w:fldCharType="begin"/>
            </w:r>
            <w:r w:rsidR="007C374B">
              <w:rPr>
                <w:noProof/>
                <w:webHidden/>
              </w:rPr>
              <w:instrText xml:space="preserve"> PAGEREF _Toc107140825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0AF15370" w14:textId="6BF375EB" w:rsidR="007C374B" w:rsidRDefault="005C0A7C">
          <w:pPr>
            <w:pStyle w:val="TOC3"/>
            <w:tabs>
              <w:tab w:val="right" w:leader="dot" w:pos="9344"/>
            </w:tabs>
            <w:ind w:left="960" w:firstLine="480"/>
            <w:rPr>
              <w:rFonts w:asciiTheme="minorHAnsi" w:eastAsiaTheme="minorEastAsia" w:hAnsiTheme="minorHAnsi"/>
              <w:noProof/>
              <w:sz w:val="21"/>
            </w:rPr>
          </w:pPr>
          <w:hyperlink w:anchor="_Toc107140826" w:history="1">
            <w:r w:rsidR="007C374B" w:rsidRPr="007661E2">
              <w:rPr>
                <w:rStyle w:val="af5"/>
                <w:noProof/>
              </w:rPr>
              <w:t>2.2.1</w:t>
            </w:r>
            <w:r w:rsidR="007C374B" w:rsidRPr="007661E2">
              <w:rPr>
                <w:rStyle w:val="af5"/>
                <w:noProof/>
              </w:rPr>
              <w:t>系统属性</w:t>
            </w:r>
            <w:r w:rsidR="007C374B">
              <w:rPr>
                <w:noProof/>
                <w:webHidden/>
              </w:rPr>
              <w:tab/>
            </w:r>
            <w:r w:rsidR="007C374B">
              <w:rPr>
                <w:noProof/>
                <w:webHidden/>
              </w:rPr>
              <w:fldChar w:fldCharType="begin"/>
            </w:r>
            <w:r w:rsidR="007C374B">
              <w:rPr>
                <w:noProof/>
                <w:webHidden/>
              </w:rPr>
              <w:instrText xml:space="preserve"> PAGEREF _Toc107140826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671A9753" w14:textId="67427079" w:rsidR="007C374B" w:rsidRDefault="005C0A7C">
          <w:pPr>
            <w:pStyle w:val="TOC3"/>
            <w:tabs>
              <w:tab w:val="right" w:leader="dot" w:pos="9344"/>
            </w:tabs>
            <w:ind w:left="960" w:firstLine="480"/>
            <w:rPr>
              <w:rFonts w:asciiTheme="minorHAnsi" w:eastAsiaTheme="minorEastAsia" w:hAnsiTheme="minorHAnsi"/>
              <w:noProof/>
              <w:sz w:val="21"/>
            </w:rPr>
          </w:pPr>
          <w:hyperlink w:anchor="_Toc107140827" w:history="1">
            <w:r w:rsidR="007C374B" w:rsidRPr="007661E2">
              <w:rPr>
                <w:rStyle w:val="af5"/>
                <w:noProof/>
              </w:rPr>
              <w:t>2.2.2</w:t>
            </w:r>
            <w:r w:rsidR="007C374B" w:rsidRPr="007661E2">
              <w:rPr>
                <w:rStyle w:val="af5"/>
                <w:noProof/>
              </w:rPr>
              <w:t>开发背景</w:t>
            </w:r>
            <w:r w:rsidR="007C374B">
              <w:rPr>
                <w:noProof/>
                <w:webHidden/>
              </w:rPr>
              <w:tab/>
            </w:r>
            <w:r w:rsidR="007C374B">
              <w:rPr>
                <w:noProof/>
                <w:webHidden/>
              </w:rPr>
              <w:fldChar w:fldCharType="begin"/>
            </w:r>
            <w:r w:rsidR="007C374B">
              <w:rPr>
                <w:noProof/>
                <w:webHidden/>
              </w:rPr>
              <w:instrText xml:space="preserve"> PAGEREF _Toc107140827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022C285E" w14:textId="7369375C" w:rsidR="007C374B" w:rsidRDefault="005C0A7C">
          <w:pPr>
            <w:pStyle w:val="TOC3"/>
            <w:tabs>
              <w:tab w:val="right" w:leader="dot" w:pos="9344"/>
            </w:tabs>
            <w:ind w:left="960" w:firstLine="480"/>
            <w:rPr>
              <w:rFonts w:asciiTheme="minorHAnsi" w:eastAsiaTheme="minorEastAsia" w:hAnsiTheme="minorHAnsi"/>
              <w:noProof/>
              <w:sz w:val="21"/>
            </w:rPr>
          </w:pPr>
          <w:hyperlink w:anchor="_Toc107140828" w:history="1">
            <w:r w:rsidR="007C374B" w:rsidRPr="007661E2">
              <w:rPr>
                <w:rStyle w:val="af5"/>
                <w:noProof/>
              </w:rPr>
              <w:t>2.2.3</w:t>
            </w:r>
            <w:r w:rsidR="007C374B" w:rsidRPr="007661E2">
              <w:rPr>
                <w:rStyle w:val="af5"/>
                <w:noProof/>
              </w:rPr>
              <w:t>软件功能</w:t>
            </w:r>
            <w:r w:rsidR="007C374B">
              <w:rPr>
                <w:noProof/>
                <w:webHidden/>
              </w:rPr>
              <w:tab/>
            </w:r>
            <w:r w:rsidR="007C374B">
              <w:rPr>
                <w:noProof/>
                <w:webHidden/>
              </w:rPr>
              <w:fldChar w:fldCharType="begin"/>
            </w:r>
            <w:r w:rsidR="007C374B">
              <w:rPr>
                <w:noProof/>
                <w:webHidden/>
              </w:rPr>
              <w:instrText xml:space="preserve"> PAGEREF _Toc107140828 \h </w:instrText>
            </w:r>
            <w:r w:rsidR="007C374B">
              <w:rPr>
                <w:noProof/>
                <w:webHidden/>
              </w:rPr>
            </w:r>
            <w:r w:rsidR="007C374B">
              <w:rPr>
                <w:noProof/>
                <w:webHidden/>
              </w:rPr>
              <w:fldChar w:fldCharType="separate"/>
            </w:r>
            <w:r w:rsidR="007C374B">
              <w:rPr>
                <w:noProof/>
                <w:webHidden/>
              </w:rPr>
              <w:t>2</w:t>
            </w:r>
            <w:r w:rsidR="007C374B">
              <w:rPr>
                <w:noProof/>
                <w:webHidden/>
              </w:rPr>
              <w:fldChar w:fldCharType="end"/>
            </w:r>
          </w:hyperlink>
        </w:p>
        <w:p w14:paraId="7315501F" w14:textId="493E6025"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29" w:history="1">
            <w:r w:rsidR="007C374B" w:rsidRPr="007661E2">
              <w:rPr>
                <w:rStyle w:val="af5"/>
                <w:noProof/>
              </w:rPr>
              <w:t>2.3</w:t>
            </w:r>
            <w:r w:rsidR="007C374B">
              <w:rPr>
                <w:rFonts w:asciiTheme="minorHAnsi" w:eastAsiaTheme="minorEastAsia" w:hAnsiTheme="minorHAnsi"/>
                <w:noProof/>
                <w:sz w:val="21"/>
              </w:rPr>
              <w:tab/>
            </w:r>
            <w:r w:rsidR="007C374B" w:rsidRPr="007661E2">
              <w:rPr>
                <w:rStyle w:val="af5"/>
                <w:noProof/>
              </w:rPr>
              <w:t>用户的特点</w:t>
            </w:r>
            <w:r w:rsidR="007C374B">
              <w:rPr>
                <w:noProof/>
                <w:webHidden/>
              </w:rPr>
              <w:tab/>
            </w:r>
            <w:r w:rsidR="007C374B">
              <w:rPr>
                <w:noProof/>
                <w:webHidden/>
              </w:rPr>
              <w:fldChar w:fldCharType="begin"/>
            </w:r>
            <w:r w:rsidR="007C374B">
              <w:rPr>
                <w:noProof/>
                <w:webHidden/>
              </w:rPr>
              <w:instrText xml:space="preserve"> PAGEREF _Toc107140829 \h </w:instrText>
            </w:r>
            <w:r w:rsidR="007C374B">
              <w:rPr>
                <w:noProof/>
                <w:webHidden/>
              </w:rPr>
            </w:r>
            <w:r w:rsidR="007C374B">
              <w:rPr>
                <w:noProof/>
                <w:webHidden/>
              </w:rPr>
              <w:fldChar w:fldCharType="separate"/>
            </w:r>
            <w:r w:rsidR="007C374B">
              <w:rPr>
                <w:noProof/>
                <w:webHidden/>
              </w:rPr>
              <w:t>8</w:t>
            </w:r>
            <w:r w:rsidR="007C374B">
              <w:rPr>
                <w:noProof/>
                <w:webHidden/>
              </w:rPr>
              <w:fldChar w:fldCharType="end"/>
            </w:r>
          </w:hyperlink>
        </w:p>
        <w:p w14:paraId="13AFBB64" w14:textId="2DE7598B"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30" w:history="1">
            <w:r w:rsidR="007C374B" w:rsidRPr="007661E2">
              <w:rPr>
                <w:rStyle w:val="af5"/>
                <w:noProof/>
              </w:rPr>
              <w:t>2.4</w:t>
            </w:r>
            <w:r w:rsidR="007C374B">
              <w:rPr>
                <w:rFonts w:asciiTheme="minorHAnsi" w:eastAsiaTheme="minorEastAsia" w:hAnsiTheme="minorHAnsi"/>
                <w:noProof/>
                <w:sz w:val="21"/>
              </w:rPr>
              <w:tab/>
            </w:r>
            <w:r w:rsidR="007C374B" w:rsidRPr="007661E2">
              <w:rPr>
                <w:rStyle w:val="af5"/>
                <w:noProof/>
              </w:rPr>
              <w:t>限制与约束</w:t>
            </w:r>
            <w:r w:rsidR="007C374B">
              <w:rPr>
                <w:noProof/>
                <w:webHidden/>
              </w:rPr>
              <w:tab/>
            </w:r>
            <w:r w:rsidR="007C374B">
              <w:rPr>
                <w:noProof/>
                <w:webHidden/>
              </w:rPr>
              <w:fldChar w:fldCharType="begin"/>
            </w:r>
            <w:r w:rsidR="007C374B">
              <w:rPr>
                <w:noProof/>
                <w:webHidden/>
              </w:rPr>
              <w:instrText xml:space="preserve"> PAGEREF _Toc107140830 \h </w:instrText>
            </w:r>
            <w:r w:rsidR="007C374B">
              <w:rPr>
                <w:noProof/>
                <w:webHidden/>
              </w:rPr>
            </w:r>
            <w:r w:rsidR="007C374B">
              <w:rPr>
                <w:noProof/>
                <w:webHidden/>
              </w:rPr>
              <w:fldChar w:fldCharType="separate"/>
            </w:r>
            <w:r w:rsidR="007C374B">
              <w:rPr>
                <w:noProof/>
                <w:webHidden/>
              </w:rPr>
              <w:t>8</w:t>
            </w:r>
            <w:r w:rsidR="007C374B">
              <w:rPr>
                <w:noProof/>
                <w:webHidden/>
              </w:rPr>
              <w:fldChar w:fldCharType="end"/>
            </w:r>
          </w:hyperlink>
        </w:p>
        <w:p w14:paraId="57B494C3" w14:textId="4F8F6798" w:rsidR="007C374B" w:rsidRDefault="005C0A7C">
          <w:pPr>
            <w:pStyle w:val="TOC1"/>
            <w:tabs>
              <w:tab w:val="left" w:pos="1050"/>
              <w:tab w:val="right" w:leader="dot" w:pos="9344"/>
            </w:tabs>
            <w:ind w:firstLine="480"/>
            <w:rPr>
              <w:rFonts w:asciiTheme="minorHAnsi" w:eastAsiaTheme="minorEastAsia" w:hAnsiTheme="minorHAnsi"/>
              <w:noProof/>
              <w:sz w:val="21"/>
            </w:rPr>
          </w:pPr>
          <w:hyperlink w:anchor="_Toc107140831" w:history="1">
            <w:r w:rsidR="007C374B" w:rsidRPr="007661E2">
              <w:rPr>
                <w:rStyle w:val="af5"/>
                <w:noProof/>
              </w:rPr>
              <w:t>3.</w:t>
            </w:r>
            <w:r w:rsidR="007C374B">
              <w:rPr>
                <w:rFonts w:asciiTheme="minorHAnsi" w:eastAsiaTheme="minorEastAsia" w:hAnsiTheme="minorHAnsi"/>
                <w:noProof/>
                <w:sz w:val="21"/>
              </w:rPr>
              <w:tab/>
            </w:r>
            <w:r w:rsidR="007C374B" w:rsidRPr="007661E2">
              <w:rPr>
                <w:rStyle w:val="af5"/>
                <w:noProof/>
              </w:rPr>
              <w:t>具体需求</w:t>
            </w:r>
            <w:r w:rsidR="007C374B">
              <w:rPr>
                <w:noProof/>
                <w:webHidden/>
              </w:rPr>
              <w:tab/>
            </w:r>
            <w:r w:rsidR="007C374B">
              <w:rPr>
                <w:noProof/>
                <w:webHidden/>
              </w:rPr>
              <w:fldChar w:fldCharType="begin"/>
            </w:r>
            <w:r w:rsidR="007C374B">
              <w:rPr>
                <w:noProof/>
                <w:webHidden/>
              </w:rPr>
              <w:instrText xml:space="preserve"> PAGEREF _Toc107140831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45BBE7D6" w14:textId="1A1D489F"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32" w:history="1">
            <w:r w:rsidR="007C374B" w:rsidRPr="007661E2">
              <w:rPr>
                <w:rStyle w:val="af5"/>
                <w:noProof/>
              </w:rPr>
              <w:t>3.1</w:t>
            </w:r>
            <w:r w:rsidR="007C374B">
              <w:rPr>
                <w:rFonts w:asciiTheme="minorHAnsi" w:eastAsiaTheme="minorEastAsia" w:hAnsiTheme="minorHAnsi"/>
                <w:noProof/>
                <w:sz w:val="21"/>
              </w:rPr>
              <w:tab/>
            </w:r>
            <w:r w:rsidR="007C374B" w:rsidRPr="007661E2">
              <w:rPr>
                <w:rStyle w:val="af5"/>
                <w:noProof/>
              </w:rPr>
              <w:t>首页</w:t>
            </w:r>
            <w:r w:rsidR="007C374B">
              <w:rPr>
                <w:noProof/>
                <w:webHidden/>
              </w:rPr>
              <w:tab/>
            </w:r>
            <w:r w:rsidR="007C374B">
              <w:rPr>
                <w:noProof/>
                <w:webHidden/>
              </w:rPr>
              <w:fldChar w:fldCharType="begin"/>
            </w:r>
            <w:r w:rsidR="007C374B">
              <w:rPr>
                <w:noProof/>
                <w:webHidden/>
              </w:rPr>
              <w:instrText xml:space="preserve"> PAGEREF _Toc107140832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54B9E544" w14:textId="0E0507A9"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3" w:history="1">
            <w:r w:rsidR="007C374B" w:rsidRPr="007661E2">
              <w:rPr>
                <w:rStyle w:val="af5"/>
                <w:noProof/>
              </w:rPr>
              <w:t>3.1.1</w:t>
            </w:r>
            <w:r w:rsidR="007C374B" w:rsidRPr="007661E2">
              <w:rPr>
                <w:rStyle w:val="af5"/>
                <w:noProof/>
              </w:rPr>
              <w:t>用户注册</w:t>
            </w:r>
            <w:r w:rsidR="007C374B">
              <w:rPr>
                <w:noProof/>
                <w:webHidden/>
              </w:rPr>
              <w:tab/>
            </w:r>
            <w:r w:rsidR="007C374B">
              <w:rPr>
                <w:noProof/>
                <w:webHidden/>
              </w:rPr>
              <w:fldChar w:fldCharType="begin"/>
            </w:r>
            <w:r w:rsidR="007C374B">
              <w:rPr>
                <w:noProof/>
                <w:webHidden/>
              </w:rPr>
              <w:instrText xml:space="preserve"> PAGEREF _Toc107140833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7A9D4A73" w14:textId="1F83E5E1"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4" w:history="1">
            <w:r w:rsidR="007C374B" w:rsidRPr="007661E2">
              <w:rPr>
                <w:rStyle w:val="af5"/>
                <w:noProof/>
              </w:rPr>
              <w:t>3.1.2</w:t>
            </w:r>
            <w:r w:rsidR="007C374B" w:rsidRPr="007661E2">
              <w:rPr>
                <w:rStyle w:val="af5"/>
                <w:noProof/>
              </w:rPr>
              <w:t>用户登录</w:t>
            </w:r>
            <w:r w:rsidR="007C374B">
              <w:rPr>
                <w:noProof/>
                <w:webHidden/>
              </w:rPr>
              <w:tab/>
            </w:r>
            <w:r w:rsidR="007C374B">
              <w:rPr>
                <w:noProof/>
                <w:webHidden/>
              </w:rPr>
              <w:fldChar w:fldCharType="begin"/>
            </w:r>
            <w:r w:rsidR="007C374B">
              <w:rPr>
                <w:noProof/>
                <w:webHidden/>
              </w:rPr>
              <w:instrText xml:space="preserve"> PAGEREF _Toc107140834 \h </w:instrText>
            </w:r>
            <w:r w:rsidR="007C374B">
              <w:rPr>
                <w:noProof/>
                <w:webHidden/>
              </w:rPr>
            </w:r>
            <w:r w:rsidR="007C374B">
              <w:rPr>
                <w:noProof/>
                <w:webHidden/>
              </w:rPr>
              <w:fldChar w:fldCharType="separate"/>
            </w:r>
            <w:r w:rsidR="007C374B">
              <w:rPr>
                <w:noProof/>
                <w:webHidden/>
              </w:rPr>
              <w:t>10</w:t>
            </w:r>
            <w:r w:rsidR="007C374B">
              <w:rPr>
                <w:noProof/>
                <w:webHidden/>
              </w:rPr>
              <w:fldChar w:fldCharType="end"/>
            </w:r>
          </w:hyperlink>
        </w:p>
        <w:p w14:paraId="7F3E1B6E" w14:textId="52B58383"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5" w:history="1">
            <w:r w:rsidR="007C374B" w:rsidRPr="007661E2">
              <w:rPr>
                <w:rStyle w:val="af5"/>
                <w:noProof/>
              </w:rPr>
              <w:t>3.1.3</w:t>
            </w:r>
            <w:r w:rsidR="007C374B" w:rsidRPr="007661E2">
              <w:rPr>
                <w:rStyle w:val="af5"/>
                <w:noProof/>
              </w:rPr>
              <w:t>公告</w:t>
            </w:r>
            <w:r w:rsidR="007C374B">
              <w:rPr>
                <w:noProof/>
                <w:webHidden/>
              </w:rPr>
              <w:tab/>
            </w:r>
            <w:r w:rsidR="007C374B">
              <w:rPr>
                <w:noProof/>
                <w:webHidden/>
              </w:rPr>
              <w:fldChar w:fldCharType="begin"/>
            </w:r>
            <w:r w:rsidR="007C374B">
              <w:rPr>
                <w:noProof/>
                <w:webHidden/>
              </w:rPr>
              <w:instrText xml:space="preserve"> PAGEREF _Toc107140835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0CAF3C55" w14:textId="627B746C" w:rsidR="007C374B" w:rsidRDefault="005C0A7C">
          <w:pPr>
            <w:pStyle w:val="TOC2"/>
            <w:tabs>
              <w:tab w:val="right" w:leader="dot" w:pos="9344"/>
            </w:tabs>
            <w:ind w:left="480" w:firstLine="480"/>
            <w:rPr>
              <w:rFonts w:asciiTheme="minorHAnsi" w:eastAsiaTheme="minorEastAsia" w:hAnsiTheme="minorHAnsi"/>
              <w:noProof/>
              <w:sz w:val="21"/>
            </w:rPr>
          </w:pPr>
          <w:hyperlink w:anchor="_Toc107140836" w:history="1">
            <w:r w:rsidR="007C374B" w:rsidRPr="007661E2">
              <w:rPr>
                <w:rStyle w:val="af5"/>
                <w:noProof/>
              </w:rPr>
              <w:t>3.2</w:t>
            </w:r>
            <w:r w:rsidR="007C374B" w:rsidRPr="007661E2">
              <w:rPr>
                <w:rStyle w:val="af5"/>
                <w:noProof/>
              </w:rPr>
              <w:t>基础信息管理</w:t>
            </w:r>
            <w:r w:rsidR="007C374B">
              <w:rPr>
                <w:noProof/>
                <w:webHidden/>
              </w:rPr>
              <w:tab/>
            </w:r>
            <w:r w:rsidR="007C374B">
              <w:rPr>
                <w:noProof/>
                <w:webHidden/>
              </w:rPr>
              <w:fldChar w:fldCharType="begin"/>
            </w:r>
            <w:r w:rsidR="007C374B">
              <w:rPr>
                <w:noProof/>
                <w:webHidden/>
              </w:rPr>
              <w:instrText xml:space="preserve"> PAGEREF _Toc107140836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39AA359D" w14:textId="65A96873"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7" w:history="1">
            <w:r w:rsidR="007C374B" w:rsidRPr="007661E2">
              <w:rPr>
                <w:rStyle w:val="af5"/>
                <w:noProof/>
              </w:rPr>
              <w:t>3.2.1</w:t>
            </w:r>
            <w:r w:rsidR="007C374B" w:rsidRPr="007661E2">
              <w:rPr>
                <w:rStyle w:val="af5"/>
                <w:noProof/>
              </w:rPr>
              <w:t>人员信息管理</w:t>
            </w:r>
            <w:r w:rsidR="007C374B">
              <w:rPr>
                <w:noProof/>
                <w:webHidden/>
              </w:rPr>
              <w:tab/>
            </w:r>
            <w:r w:rsidR="007C374B">
              <w:rPr>
                <w:noProof/>
                <w:webHidden/>
              </w:rPr>
              <w:fldChar w:fldCharType="begin"/>
            </w:r>
            <w:r w:rsidR="007C374B">
              <w:rPr>
                <w:noProof/>
                <w:webHidden/>
              </w:rPr>
              <w:instrText xml:space="preserve"> PAGEREF _Toc107140837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51D78C5E" w14:textId="16627DAD"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8" w:history="1">
            <w:r w:rsidR="007C374B" w:rsidRPr="007661E2">
              <w:rPr>
                <w:rStyle w:val="af5"/>
                <w:noProof/>
              </w:rPr>
              <w:t>3.2.2</w:t>
            </w:r>
            <w:r w:rsidR="007C374B" w:rsidRPr="007661E2">
              <w:rPr>
                <w:rStyle w:val="af5"/>
                <w:noProof/>
              </w:rPr>
              <w:t>公司信息管理</w:t>
            </w:r>
            <w:r w:rsidR="007C374B">
              <w:rPr>
                <w:noProof/>
                <w:webHidden/>
              </w:rPr>
              <w:tab/>
            </w:r>
            <w:r w:rsidR="007C374B">
              <w:rPr>
                <w:noProof/>
                <w:webHidden/>
              </w:rPr>
              <w:fldChar w:fldCharType="begin"/>
            </w:r>
            <w:r w:rsidR="007C374B">
              <w:rPr>
                <w:noProof/>
                <w:webHidden/>
              </w:rPr>
              <w:instrText xml:space="preserve"> PAGEREF _Toc107140838 \h </w:instrText>
            </w:r>
            <w:r w:rsidR="007C374B">
              <w:rPr>
                <w:noProof/>
                <w:webHidden/>
              </w:rPr>
            </w:r>
            <w:r w:rsidR="007C374B">
              <w:rPr>
                <w:noProof/>
                <w:webHidden/>
              </w:rPr>
              <w:fldChar w:fldCharType="separate"/>
            </w:r>
            <w:r w:rsidR="007C374B">
              <w:rPr>
                <w:noProof/>
                <w:webHidden/>
              </w:rPr>
              <w:t>13</w:t>
            </w:r>
            <w:r w:rsidR="007C374B">
              <w:rPr>
                <w:noProof/>
                <w:webHidden/>
              </w:rPr>
              <w:fldChar w:fldCharType="end"/>
            </w:r>
          </w:hyperlink>
        </w:p>
        <w:p w14:paraId="5530E52A" w14:textId="75F145B9" w:rsidR="007C374B" w:rsidRDefault="005C0A7C">
          <w:pPr>
            <w:pStyle w:val="TOC3"/>
            <w:tabs>
              <w:tab w:val="right" w:leader="dot" w:pos="9344"/>
            </w:tabs>
            <w:ind w:left="960" w:firstLine="480"/>
            <w:rPr>
              <w:rFonts w:asciiTheme="minorHAnsi" w:eastAsiaTheme="minorEastAsia" w:hAnsiTheme="minorHAnsi"/>
              <w:noProof/>
              <w:sz w:val="21"/>
            </w:rPr>
          </w:pPr>
          <w:hyperlink w:anchor="_Toc107140839" w:history="1">
            <w:r w:rsidR="007C374B" w:rsidRPr="007661E2">
              <w:rPr>
                <w:rStyle w:val="af5"/>
                <w:noProof/>
              </w:rPr>
              <w:t>3.2.3</w:t>
            </w:r>
            <w:r w:rsidR="007C374B" w:rsidRPr="007661E2">
              <w:rPr>
                <w:rStyle w:val="af5"/>
                <w:noProof/>
              </w:rPr>
              <w:t>货物信息管理</w:t>
            </w:r>
            <w:r w:rsidR="007C374B">
              <w:rPr>
                <w:noProof/>
                <w:webHidden/>
              </w:rPr>
              <w:tab/>
            </w:r>
            <w:r w:rsidR="007C374B">
              <w:rPr>
                <w:noProof/>
                <w:webHidden/>
              </w:rPr>
              <w:fldChar w:fldCharType="begin"/>
            </w:r>
            <w:r w:rsidR="007C374B">
              <w:rPr>
                <w:noProof/>
                <w:webHidden/>
              </w:rPr>
              <w:instrText xml:space="preserve"> PAGEREF _Toc107140839 \h </w:instrText>
            </w:r>
            <w:r w:rsidR="007C374B">
              <w:rPr>
                <w:noProof/>
                <w:webHidden/>
              </w:rPr>
            </w:r>
            <w:r w:rsidR="007C374B">
              <w:rPr>
                <w:noProof/>
                <w:webHidden/>
              </w:rPr>
              <w:fldChar w:fldCharType="separate"/>
            </w:r>
            <w:r w:rsidR="007C374B">
              <w:rPr>
                <w:noProof/>
                <w:webHidden/>
              </w:rPr>
              <w:t>14</w:t>
            </w:r>
            <w:r w:rsidR="007C374B">
              <w:rPr>
                <w:noProof/>
                <w:webHidden/>
              </w:rPr>
              <w:fldChar w:fldCharType="end"/>
            </w:r>
          </w:hyperlink>
        </w:p>
        <w:p w14:paraId="4FD44F21" w14:textId="0106EB77" w:rsidR="007C374B" w:rsidRDefault="005C0A7C">
          <w:pPr>
            <w:pStyle w:val="TOC3"/>
            <w:tabs>
              <w:tab w:val="right" w:leader="dot" w:pos="9344"/>
            </w:tabs>
            <w:ind w:left="960" w:firstLine="480"/>
            <w:rPr>
              <w:rFonts w:asciiTheme="minorHAnsi" w:eastAsiaTheme="minorEastAsia" w:hAnsiTheme="minorHAnsi"/>
              <w:noProof/>
              <w:sz w:val="21"/>
            </w:rPr>
          </w:pPr>
          <w:hyperlink w:anchor="_Toc107140840" w:history="1">
            <w:r w:rsidR="007C374B" w:rsidRPr="007661E2">
              <w:rPr>
                <w:rStyle w:val="af5"/>
                <w:noProof/>
              </w:rPr>
              <w:t>3.2.4</w:t>
            </w:r>
            <w:r w:rsidR="007C374B" w:rsidRPr="007661E2">
              <w:rPr>
                <w:rStyle w:val="af5"/>
                <w:noProof/>
              </w:rPr>
              <w:t>仓库管理</w:t>
            </w:r>
            <w:r w:rsidR="007C374B">
              <w:rPr>
                <w:noProof/>
                <w:webHidden/>
              </w:rPr>
              <w:tab/>
            </w:r>
            <w:r w:rsidR="007C374B">
              <w:rPr>
                <w:noProof/>
                <w:webHidden/>
              </w:rPr>
              <w:fldChar w:fldCharType="begin"/>
            </w:r>
            <w:r w:rsidR="007C374B">
              <w:rPr>
                <w:noProof/>
                <w:webHidden/>
              </w:rPr>
              <w:instrText xml:space="preserve"> PAGEREF _Toc107140840 \h </w:instrText>
            </w:r>
            <w:r w:rsidR="007C374B">
              <w:rPr>
                <w:noProof/>
                <w:webHidden/>
              </w:rPr>
            </w:r>
            <w:r w:rsidR="007C374B">
              <w:rPr>
                <w:noProof/>
                <w:webHidden/>
              </w:rPr>
              <w:fldChar w:fldCharType="separate"/>
            </w:r>
            <w:r w:rsidR="007C374B">
              <w:rPr>
                <w:noProof/>
                <w:webHidden/>
              </w:rPr>
              <w:t>15</w:t>
            </w:r>
            <w:r w:rsidR="007C374B">
              <w:rPr>
                <w:noProof/>
                <w:webHidden/>
              </w:rPr>
              <w:fldChar w:fldCharType="end"/>
            </w:r>
          </w:hyperlink>
        </w:p>
        <w:p w14:paraId="1EEC7AC9" w14:textId="4754DF10" w:rsidR="007C374B" w:rsidRDefault="005C0A7C">
          <w:pPr>
            <w:pStyle w:val="TOC2"/>
            <w:tabs>
              <w:tab w:val="right" w:leader="dot" w:pos="9344"/>
            </w:tabs>
            <w:ind w:left="480" w:firstLine="480"/>
            <w:rPr>
              <w:rFonts w:asciiTheme="minorHAnsi" w:eastAsiaTheme="minorEastAsia" w:hAnsiTheme="minorHAnsi"/>
              <w:noProof/>
              <w:sz w:val="21"/>
            </w:rPr>
          </w:pPr>
          <w:hyperlink w:anchor="_Toc107140841" w:history="1">
            <w:r w:rsidR="007C374B" w:rsidRPr="007661E2">
              <w:rPr>
                <w:rStyle w:val="af5"/>
                <w:noProof/>
              </w:rPr>
              <w:t>3.3</w:t>
            </w:r>
            <w:r w:rsidR="007C374B" w:rsidRPr="007661E2">
              <w:rPr>
                <w:rStyle w:val="af5"/>
                <w:noProof/>
              </w:rPr>
              <w:t>订单信息管理</w:t>
            </w:r>
            <w:r w:rsidR="007C374B">
              <w:rPr>
                <w:noProof/>
                <w:webHidden/>
              </w:rPr>
              <w:tab/>
            </w:r>
            <w:r w:rsidR="007C374B">
              <w:rPr>
                <w:noProof/>
                <w:webHidden/>
              </w:rPr>
              <w:fldChar w:fldCharType="begin"/>
            </w:r>
            <w:r w:rsidR="007C374B">
              <w:rPr>
                <w:noProof/>
                <w:webHidden/>
              </w:rPr>
              <w:instrText xml:space="preserve"> PAGEREF _Toc107140841 \h </w:instrText>
            </w:r>
            <w:r w:rsidR="007C374B">
              <w:rPr>
                <w:noProof/>
                <w:webHidden/>
              </w:rPr>
            </w:r>
            <w:r w:rsidR="007C374B">
              <w:rPr>
                <w:noProof/>
                <w:webHidden/>
              </w:rPr>
              <w:fldChar w:fldCharType="separate"/>
            </w:r>
            <w:r w:rsidR="007C374B">
              <w:rPr>
                <w:noProof/>
                <w:webHidden/>
              </w:rPr>
              <w:t>17</w:t>
            </w:r>
            <w:r w:rsidR="007C374B">
              <w:rPr>
                <w:noProof/>
                <w:webHidden/>
              </w:rPr>
              <w:fldChar w:fldCharType="end"/>
            </w:r>
          </w:hyperlink>
        </w:p>
        <w:p w14:paraId="712F23AB" w14:textId="4CAA0E04" w:rsidR="007C374B" w:rsidRDefault="005C0A7C">
          <w:pPr>
            <w:pStyle w:val="TOC2"/>
            <w:tabs>
              <w:tab w:val="right" w:leader="dot" w:pos="9344"/>
            </w:tabs>
            <w:ind w:left="480" w:firstLine="480"/>
            <w:rPr>
              <w:rFonts w:asciiTheme="minorHAnsi" w:eastAsiaTheme="minorEastAsia" w:hAnsiTheme="minorHAnsi"/>
              <w:noProof/>
              <w:sz w:val="21"/>
            </w:rPr>
          </w:pPr>
          <w:hyperlink w:anchor="_Toc107140842" w:history="1">
            <w:r w:rsidR="007C374B" w:rsidRPr="007661E2">
              <w:rPr>
                <w:rStyle w:val="af5"/>
                <w:noProof/>
              </w:rPr>
              <w:t>3.4</w:t>
            </w:r>
            <w:r w:rsidR="007C374B" w:rsidRPr="007661E2">
              <w:rPr>
                <w:rStyle w:val="af5"/>
                <w:noProof/>
              </w:rPr>
              <w:t>配送信息管理</w:t>
            </w:r>
            <w:r w:rsidR="007C374B">
              <w:rPr>
                <w:noProof/>
                <w:webHidden/>
              </w:rPr>
              <w:tab/>
            </w:r>
            <w:r w:rsidR="007C374B">
              <w:rPr>
                <w:noProof/>
                <w:webHidden/>
              </w:rPr>
              <w:fldChar w:fldCharType="begin"/>
            </w:r>
            <w:r w:rsidR="007C374B">
              <w:rPr>
                <w:noProof/>
                <w:webHidden/>
              </w:rPr>
              <w:instrText xml:space="preserve"> PAGEREF _Toc107140842 \h </w:instrText>
            </w:r>
            <w:r w:rsidR="007C374B">
              <w:rPr>
                <w:noProof/>
                <w:webHidden/>
              </w:rPr>
            </w:r>
            <w:r w:rsidR="007C374B">
              <w:rPr>
                <w:noProof/>
                <w:webHidden/>
              </w:rPr>
              <w:fldChar w:fldCharType="separate"/>
            </w:r>
            <w:r w:rsidR="007C374B">
              <w:rPr>
                <w:noProof/>
                <w:webHidden/>
              </w:rPr>
              <w:t>18</w:t>
            </w:r>
            <w:r w:rsidR="007C374B">
              <w:rPr>
                <w:noProof/>
                <w:webHidden/>
              </w:rPr>
              <w:fldChar w:fldCharType="end"/>
            </w:r>
          </w:hyperlink>
        </w:p>
        <w:p w14:paraId="38784F3B" w14:textId="28D9B5D5" w:rsidR="007C374B" w:rsidRDefault="005C0A7C">
          <w:pPr>
            <w:pStyle w:val="TOC2"/>
            <w:tabs>
              <w:tab w:val="right" w:leader="dot" w:pos="9344"/>
            </w:tabs>
            <w:ind w:left="480" w:firstLine="480"/>
            <w:rPr>
              <w:rFonts w:asciiTheme="minorHAnsi" w:eastAsiaTheme="minorEastAsia" w:hAnsiTheme="minorHAnsi"/>
              <w:noProof/>
              <w:sz w:val="21"/>
            </w:rPr>
          </w:pPr>
          <w:hyperlink w:anchor="_Toc107140843" w:history="1">
            <w:r w:rsidR="007C374B" w:rsidRPr="007661E2">
              <w:rPr>
                <w:rStyle w:val="af5"/>
                <w:noProof/>
              </w:rPr>
              <w:t>3.5</w:t>
            </w:r>
            <w:r w:rsidR="007C374B" w:rsidRPr="007661E2">
              <w:rPr>
                <w:rStyle w:val="af5"/>
                <w:noProof/>
              </w:rPr>
              <w:t>运输信息管理</w:t>
            </w:r>
            <w:r w:rsidR="007C374B">
              <w:rPr>
                <w:noProof/>
                <w:webHidden/>
              </w:rPr>
              <w:tab/>
            </w:r>
            <w:r w:rsidR="007C374B">
              <w:rPr>
                <w:noProof/>
                <w:webHidden/>
              </w:rPr>
              <w:fldChar w:fldCharType="begin"/>
            </w:r>
            <w:r w:rsidR="007C374B">
              <w:rPr>
                <w:noProof/>
                <w:webHidden/>
              </w:rPr>
              <w:instrText xml:space="preserve"> PAGEREF _Toc107140843 \h </w:instrText>
            </w:r>
            <w:r w:rsidR="007C374B">
              <w:rPr>
                <w:noProof/>
                <w:webHidden/>
              </w:rPr>
            </w:r>
            <w:r w:rsidR="007C374B">
              <w:rPr>
                <w:noProof/>
                <w:webHidden/>
              </w:rPr>
              <w:fldChar w:fldCharType="separate"/>
            </w:r>
            <w:r w:rsidR="007C374B">
              <w:rPr>
                <w:noProof/>
                <w:webHidden/>
              </w:rPr>
              <w:t>19</w:t>
            </w:r>
            <w:r w:rsidR="007C374B">
              <w:rPr>
                <w:noProof/>
                <w:webHidden/>
              </w:rPr>
              <w:fldChar w:fldCharType="end"/>
            </w:r>
          </w:hyperlink>
        </w:p>
        <w:p w14:paraId="7A846ADD" w14:textId="38D830E0" w:rsidR="007C374B" w:rsidRDefault="005C0A7C">
          <w:pPr>
            <w:pStyle w:val="TOC2"/>
            <w:tabs>
              <w:tab w:val="right" w:leader="dot" w:pos="9344"/>
            </w:tabs>
            <w:ind w:left="480" w:firstLine="480"/>
            <w:rPr>
              <w:rFonts w:asciiTheme="minorHAnsi" w:eastAsiaTheme="minorEastAsia" w:hAnsiTheme="minorHAnsi"/>
              <w:noProof/>
              <w:sz w:val="21"/>
            </w:rPr>
          </w:pPr>
          <w:hyperlink w:anchor="_Toc107140844" w:history="1">
            <w:r w:rsidR="007C374B" w:rsidRPr="007661E2">
              <w:rPr>
                <w:rStyle w:val="af5"/>
                <w:noProof/>
              </w:rPr>
              <w:t>3.6</w:t>
            </w:r>
            <w:r w:rsidR="007C374B" w:rsidRPr="007661E2">
              <w:rPr>
                <w:rStyle w:val="af5"/>
                <w:noProof/>
              </w:rPr>
              <w:t>数据分析管理</w:t>
            </w:r>
            <w:r w:rsidR="007C374B">
              <w:rPr>
                <w:noProof/>
                <w:webHidden/>
              </w:rPr>
              <w:tab/>
            </w:r>
            <w:r w:rsidR="007C374B">
              <w:rPr>
                <w:noProof/>
                <w:webHidden/>
              </w:rPr>
              <w:fldChar w:fldCharType="begin"/>
            </w:r>
            <w:r w:rsidR="007C374B">
              <w:rPr>
                <w:noProof/>
                <w:webHidden/>
              </w:rPr>
              <w:instrText xml:space="preserve"> PAGEREF _Toc107140844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450497B9" w14:textId="440000AA"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45" w:history="1">
            <w:r w:rsidR="007C374B" w:rsidRPr="007661E2">
              <w:rPr>
                <w:rStyle w:val="af5"/>
                <w:noProof/>
              </w:rPr>
              <w:t>3.7</w:t>
            </w:r>
            <w:r w:rsidR="007C374B">
              <w:rPr>
                <w:rFonts w:asciiTheme="minorHAnsi" w:eastAsiaTheme="minorEastAsia" w:hAnsiTheme="minorHAnsi"/>
                <w:noProof/>
                <w:sz w:val="21"/>
              </w:rPr>
              <w:tab/>
            </w:r>
            <w:r w:rsidR="007C374B" w:rsidRPr="007661E2">
              <w:rPr>
                <w:rStyle w:val="af5"/>
                <w:noProof/>
              </w:rPr>
              <w:t>二期开发</w:t>
            </w:r>
            <w:r w:rsidR="007C374B">
              <w:rPr>
                <w:noProof/>
                <w:webHidden/>
              </w:rPr>
              <w:tab/>
            </w:r>
            <w:r w:rsidR="007C374B">
              <w:rPr>
                <w:noProof/>
                <w:webHidden/>
              </w:rPr>
              <w:fldChar w:fldCharType="begin"/>
            </w:r>
            <w:r w:rsidR="007C374B">
              <w:rPr>
                <w:noProof/>
                <w:webHidden/>
              </w:rPr>
              <w:instrText xml:space="preserve"> PAGEREF _Toc107140845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5C3D5C5D" w14:textId="1DEF42FE" w:rsidR="007C374B" w:rsidRDefault="005C0A7C">
          <w:pPr>
            <w:pStyle w:val="TOC3"/>
            <w:tabs>
              <w:tab w:val="right" w:leader="dot" w:pos="9344"/>
            </w:tabs>
            <w:ind w:left="960" w:firstLine="480"/>
            <w:rPr>
              <w:rFonts w:asciiTheme="minorHAnsi" w:eastAsiaTheme="minorEastAsia" w:hAnsiTheme="minorHAnsi"/>
              <w:noProof/>
              <w:sz w:val="21"/>
            </w:rPr>
          </w:pPr>
          <w:hyperlink w:anchor="_Toc107140846" w:history="1">
            <w:r w:rsidR="007C374B" w:rsidRPr="007661E2">
              <w:rPr>
                <w:rStyle w:val="af5"/>
                <w:noProof/>
              </w:rPr>
              <w:t xml:space="preserve">3.7.1 </w:t>
            </w:r>
            <w:r w:rsidR="007C374B" w:rsidRPr="007661E2">
              <w:rPr>
                <w:rStyle w:val="af5"/>
                <w:noProof/>
              </w:rPr>
              <w:t>实现企业的收费管理</w:t>
            </w:r>
            <w:r w:rsidR="007C374B">
              <w:rPr>
                <w:noProof/>
                <w:webHidden/>
              </w:rPr>
              <w:tab/>
            </w:r>
            <w:r w:rsidR="007C374B">
              <w:rPr>
                <w:noProof/>
                <w:webHidden/>
              </w:rPr>
              <w:fldChar w:fldCharType="begin"/>
            </w:r>
            <w:r w:rsidR="007C374B">
              <w:rPr>
                <w:noProof/>
                <w:webHidden/>
              </w:rPr>
              <w:instrText xml:space="preserve"> PAGEREF _Toc107140846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390D328E" w14:textId="6F8554CA" w:rsidR="007C374B" w:rsidRDefault="005C0A7C">
          <w:pPr>
            <w:pStyle w:val="TOC1"/>
            <w:tabs>
              <w:tab w:val="left" w:pos="1050"/>
              <w:tab w:val="right" w:leader="dot" w:pos="9344"/>
            </w:tabs>
            <w:ind w:firstLine="480"/>
            <w:rPr>
              <w:rFonts w:asciiTheme="minorHAnsi" w:eastAsiaTheme="minorEastAsia" w:hAnsiTheme="minorHAnsi"/>
              <w:noProof/>
              <w:sz w:val="21"/>
            </w:rPr>
          </w:pPr>
          <w:hyperlink w:anchor="_Toc107140847" w:history="1">
            <w:r w:rsidR="007C374B" w:rsidRPr="007661E2">
              <w:rPr>
                <w:rStyle w:val="af5"/>
                <w:noProof/>
              </w:rPr>
              <w:t>4.</w:t>
            </w:r>
            <w:r w:rsidR="007C374B">
              <w:rPr>
                <w:rFonts w:asciiTheme="minorHAnsi" w:eastAsiaTheme="minorEastAsia" w:hAnsiTheme="minorHAnsi"/>
                <w:noProof/>
                <w:sz w:val="21"/>
              </w:rPr>
              <w:tab/>
            </w:r>
            <w:r w:rsidR="007C374B" w:rsidRPr="007661E2">
              <w:rPr>
                <w:rStyle w:val="af5"/>
                <w:noProof/>
              </w:rPr>
              <w:t>性能</w:t>
            </w:r>
            <w:r w:rsidR="007C374B">
              <w:rPr>
                <w:noProof/>
                <w:webHidden/>
              </w:rPr>
              <w:tab/>
            </w:r>
            <w:r w:rsidR="007C374B">
              <w:rPr>
                <w:noProof/>
                <w:webHidden/>
              </w:rPr>
              <w:fldChar w:fldCharType="begin"/>
            </w:r>
            <w:r w:rsidR="007C374B">
              <w:rPr>
                <w:noProof/>
                <w:webHidden/>
              </w:rPr>
              <w:instrText xml:space="preserve"> PAGEREF _Toc107140847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4A593219" w14:textId="6D12E2AB" w:rsidR="007C374B" w:rsidRDefault="005C0A7C">
          <w:pPr>
            <w:pStyle w:val="TOC1"/>
            <w:tabs>
              <w:tab w:val="left" w:pos="1050"/>
              <w:tab w:val="right" w:leader="dot" w:pos="9344"/>
            </w:tabs>
            <w:ind w:firstLine="480"/>
            <w:rPr>
              <w:rFonts w:asciiTheme="minorHAnsi" w:eastAsiaTheme="minorEastAsia" w:hAnsiTheme="minorHAnsi"/>
              <w:noProof/>
              <w:sz w:val="21"/>
            </w:rPr>
          </w:pPr>
          <w:hyperlink w:anchor="_Toc107140848" w:history="1">
            <w:r w:rsidR="007C374B" w:rsidRPr="007661E2">
              <w:rPr>
                <w:rStyle w:val="af5"/>
                <w:noProof/>
              </w:rPr>
              <w:t>5.</w:t>
            </w:r>
            <w:r w:rsidR="007C374B">
              <w:rPr>
                <w:rFonts w:asciiTheme="minorHAnsi" w:eastAsiaTheme="minorEastAsia" w:hAnsiTheme="minorHAnsi"/>
                <w:noProof/>
                <w:sz w:val="21"/>
              </w:rPr>
              <w:tab/>
            </w:r>
            <w:r w:rsidR="007C374B" w:rsidRPr="007661E2">
              <w:rPr>
                <w:rStyle w:val="af5"/>
                <w:noProof/>
              </w:rPr>
              <w:t>接口</w:t>
            </w:r>
            <w:r w:rsidR="007C374B">
              <w:rPr>
                <w:noProof/>
                <w:webHidden/>
              </w:rPr>
              <w:tab/>
            </w:r>
            <w:r w:rsidR="007C374B">
              <w:rPr>
                <w:noProof/>
                <w:webHidden/>
              </w:rPr>
              <w:fldChar w:fldCharType="begin"/>
            </w:r>
            <w:r w:rsidR="007C374B">
              <w:rPr>
                <w:noProof/>
                <w:webHidden/>
              </w:rPr>
              <w:instrText xml:space="preserve"> PAGEREF _Toc107140848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5AE3D1FB" w14:textId="2E7AC430" w:rsidR="007C374B" w:rsidRDefault="005C0A7C">
          <w:pPr>
            <w:pStyle w:val="TOC2"/>
            <w:tabs>
              <w:tab w:val="left" w:pos="1680"/>
              <w:tab w:val="right" w:leader="dot" w:pos="9344"/>
            </w:tabs>
            <w:ind w:left="480" w:firstLine="480"/>
            <w:rPr>
              <w:rFonts w:asciiTheme="minorHAnsi" w:eastAsiaTheme="minorEastAsia" w:hAnsiTheme="minorHAnsi"/>
              <w:noProof/>
              <w:sz w:val="21"/>
            </w:rPr>
          </w:pPr>
          <w:hyperlink w:anchor="_Toc107140849" w:history="1">
            <w:r w:rsidR="007C374B" w:rsidRPr="007661E2">
              <w:rPr>
                <w:rStyle w:val="af5"/>
                <w:noProof/>
              </w:rPr>
              <w:t>5.1</w:t>
            </w:r>
            <w:r w:rsidR="007C374B">
              <w:rPr>
                <w:rFonts w:asciiTheme="minorHAnsi" w:eastAsiaTheme="minorEastAsia" w:hAnsiTheme="minorHAnsi"/>
                <w:noProof/>
                <w:sz w:val="21"/>
              </w:rPr>
              <w:tab/>
            </w:r>
            <w:r w:rsidR="007C374B" w:rsidRPr="007661E2">
              <w:rPr>
                <w:rStyle w:val="af5"/>
                <w:noProof/>
              </w:rPr>
              <w:t>软件接口</w:t>
            </w:r>
            <w:r w:rsidR="007C374B">
              <w:rPr>
                <w:noProof/>
                <w:webHidden/>
              </w:rPr>
              <w:tab/>
            </w:r>
            <w:r w:rsidR="007C374B">
              <w:rPr>
                <w:noProof/>
                <w:webHidden/>
              </w:rPr>
              <w:fldChar w:fldCharType="begin"/>
            </w:r>
            <w:r w:rsidR="007C374B">
              <w:rPr>
                <w:noProof/>
                <w:webHidden/>
              </w:rPr>
              <w:instrText xml:space="preserve"> PAGEREF _Toc107140849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02394712" w14:textId="57D54F45" w:rsidR="00C5535E" w:rsidRDefault="007C374B" w:rsidP="007C374B">
          <w:pPr>
            <w:ind w:firstLine="482"/>
            <w:sectPr w:rsidR="00C5535E" w:rsidSect="007C374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418" w:header="851" w:footer="680" w:gutter="0"/>
              <w:pgNumType w:start="1"/>
              <w:cols w:space="425"/>
              <w:titlePg/>
              <w:docGrid w:type="lines" w:linePitch="326"/>
            </w:sectPr>
          </w:pPr>
          <w:r>
            <w:rPr>
              <w:b/>
              <w:bCs/>
              <w:lang w:val="zh-CN"/>
            </w:rPr>
            <w:fldChar w:fldCharType="end"/>
          </w:r>
        </w:p>
      </w:sdtContent>
    </w:sdt>
    <w:p w14:paraId="72E52103" w14:textId="531018F7" w:rsidR="00CB486A" w:rsidRDefault="00CB486A" w:rsidP="00402011">
      <w:pPr>
        <w:pStyle w:val="1"/>
        <w:spacing w:before="163"/>
      </w:pPr>
      <w:bookmarkStart w:id="6" w:name="_Toc107140818"/>
      <w:r>
        <w:rPr>
          <w:rFonts w:hint="eastAsia"/>
        </w:rPr>
        <w:lastRenderedPageBreak/>
        <w:t>1</w:t>
      </w:r>
      <w:r>
        <w:rPr>
          <w:rFonts w:hint="eastAsia"/>
        </w:rPr>
        <w:t>引言</w:t>
      </w:r>
      <w:bookmarkEnd w:id="6"/>
    </w:p>
    <w:p w14:paraId="5B307550" w14:textId="77777777" w:rsidR="00CB486A" w:rsidRDefault="00CB486A" w:rsidP="00402011">
      <w:pPr>
        <w:pStyle w:val="2"/>
        <w:spacing w:before="163"/>
      </w:pPr>
      <w:bookmarkStart w:id="7" w:name="_Toc107140819"/>
      <w:r>
        <w:rPr>
          <w:rFonts w:hint="eastAsia"/>
        </w:rPr>
        <w:t>1.1</w:t>
      </w:r>
      <w:r>
        <w:rPr>
          <w:rFonts w:hint="eastAsia"/>
        </w:rPr>
        <w:tab/>
      </w:r>
      <w:r>
        <w:rPr>
          <w:rFonts w:hint="eastAsia"/>
        </w:rPr>
        <w:t>目的</w:t>
      </w:r>
      <w:bookmarkEnd w:id="7"/>
    </w:p>
    <w:p w14:paraId="6D115667" w14:textId="35AC5AC1" w:rsidR="00CB486A" w:rsidRDefault="00402011" w:rsidP="00CB486A">
      <w:pPr>
        <w:ind w:firstLine="480"/>
      </w:pPr>
      <w:r>
        <w:t>A</w:t>
      </w:r>
      <w:r>
        <w:rPr>
          <w:rFonts w:hint="eastAsia"/>
        </w:rPr>
        <w:t>）</w:t>
      </w:r>
      <w:r w:rsidR="00CB486A">
        <w:rPr>
          <w:rFonts w:hint="eastAsia"/>
        </w:rPr>
        <w:t>定义网站总体要求，作为用户和软件开发人员之间相互了解的基础。</w:t>
      </w:r>
    </w:p>
    <w:p w14:paraId="4D2C8D2D" w14:textId="31500C21" w:rsidR="00CB486A" w:rsidRDefault="00402011" w:rsidP="00CB486A">
      <w:pPr>
        <w:ind w:firstLine="480"/>
      </w:pPr>
      <w:r>
        <w:rPr>
          <w:rFonts w:hint="eastAsia"/>
        </w:rPr>
        <w:t>B</w:t>
      </w:r>
      <w:r>
        <w:rPr>
          <w:rFonts w:hint="eastAsia"/>
        </w:rPr>
        <w:t>）</w:t>
      </w:r>
      <w:r w:rsidR="00CB486A">
        <w:rPr>
          <w:rFonts w:hint="eastAsia"/>
        </w:rPr>
        <w:t>提供系统初步设计和对用户影响的信息，作为软件人员进行软件结构设计和编码的基础。</w:t>
      </w:r>
    </w:p>
    <w:p w14:paraId="4130D695" w14:textId="1713472A" w:rsidR="00CB486A" w:rsidRDefault="00402011" w:rsidP="00CB486A">
      <w:pPr>
        <w:ind w:firstLine="480"/>
      </w:pPr>
      <w:r>
        <w:rPr>
          <w:rFonts w:hint="eastAsia"/>
        </w:rPr>
        <w:t>C</w:t>
      </w:r>
      <w:r>
        <w:rPr>
          <w:rFonts w:hint="eastAsia"/>
        </w:rPr>
        <w:t>）</w:t>
      </w:r>
      <w:r w:rsidR="00CB486A">
        <w:rPr>
          <w:rFonts w:hint="eastAsia"/>
        </w:rPr>
        <w:t>作为软件总体测试和项目验收的依据。</w:t>
      </w:r>
    </w:p>
    <w:p w14:paraId="163703B1" w14:textId="599DCA42" w:rsidR="00CB486A" w:rsidRDefault="00CB486A" w:rsidP="00402011">
      <w:pPr>
        <w:pStyle w:val="2"/>
        <w:spacing w:before="163"/>
      </w:pPr>
      <w:bookmarkStart w:id="8" w:name="_Toc107140820"/>
      <w:r>
        <w:rPr>
          <w:rFonts w:hint="eastAsia"/>
        </w:rPr>
        <w:t>1.2</w:t>
      </w:r>
      <w:r>
        <w:rPr>
          <w:rFonts w:hint="eastAsia"/>
        </w:rPr>
        <w:t>范围</w:t>
      </w:r>
      <w:bookmarkEnd w:id="8"/>
    </w:p>
    <w:p w14:paraId="57956023" w14:textId="01CB10FF" w:rsidR="00CB486A" w:rsidRDefault="00CB486A" w:rsidP="00CB486A">
      <w:pPr>
        <w:ind w:firstLine="480"/>
      </w:pPr>
      <w:r>
        <w:rPr>
          <w:rFonts w:hint="eastAsia"/>
        </w:rPr>
        <w:t>本文档适用于</w:t>
      </w:r>
      <w:r w:rsidR="005A46CB" w:rsidRPr="005A46CB">
        <w:rPr>
          <w:rFonts w:hint="eastAsia"/>
        </w:rPr>
        <w:t>攀枝花物流系统</w:t>
      </w:r>
      <w:r w:rsidR="005A46CB">
        <w:rPr>
          <w:rFonts w:hint="eastAsia"/>
        </w:rPr>
        <w:t>项</w:t>
      </w:r>
      <w:r>
        <w:rPr>
          <w:rFonts w:hint="eastAsia"/>
        </w:rPr>
        <w:t>目。</w:t>
      </w:r>
    </w:p>
    <w:p w14:paraId="1895F975" w14:textId="70AF1083" w:rsidR="00CB486A" w:rsidRDefault="00CB486A" w:rsidP="00402011">
      <w:pPr>
        <w:pStyle w:val="2"/>
        <w:spacing w:before="163"/>
      </w:pPr>
      <w:bookmarkStart w:id="9" w:name="_Toc107140821"/>
      <w:r>
        <w:rPr>
          <w:rFonts w:hint="eastAsia"/>
        </w:rPr>
        <w:t>1.3</w:t>
      </w:r>
      <w:r>
        <w:rPr>
          <w:rFonts w:hint="eastAsia"/>
        </w:rPr>
        <w:t>定义、首字母缩写词和缩略语</w:t>
      </w:r>
      <w:bookmarkEnd w:id="9"/>
    </w:p>
    <w:p w14:paraId="4C8FAFB5" w14:textId="59B5A2CE" w:rsidR="00CB486A" w:rsidRDefault="00CB486A" w:rsidP="00CB486A">
      <w:pPr>
        <w:ind w:firstLine="480"/>
      </w:pPr>
      <w:r>
        <w:t>OPENCMS</w:t>
      </w:r>
      <w:r>
        <w:rPr>
          <w:rFonts w:hint="eastAsia"/>
        </w:rPr>
        <w:t>：内容管理系统</w:t>
      </w:r>
    </w:p>
    <w:p w14:paraId="3F54810E" w14:textId="28339A2B" w:rsidR="00CB486A" w:rsidRDefault="00CB486A" w:rsidP="00CB486A">
      <w:pPr>
        <w:ind w:firstLine="480"/>
      </w:pPr>
      <w:r>
        <w:t>HTTP</w:t>
      </w:r>
      <w:r>
        <w:rPr>
          <w:rFonts w:hint="eastAsia"/>
        </w:rPr>
        <w:t>：超文本传输协义</w:t>
      </w:r>
    </w:p>
    <w:p w14:paraId="27E7C8CF" w14:textId="5EAE3B96" w:rsidR="00CB486A" w:rsidRDefault="00CB486A" w:rsidP="00CB486A">
      <w:pPr>
        <w:ind w:firstLine="480"/>
      </w:pPr>
      <w:r>
        <w:t>HTML</w:t>
      </w:r>
      <w:r>
        <w:rPr>
          <w:rFonts w:hint="eastAsia"/>
        </w:rPr>
        <w:t>：超文本标签语言</w:t>
      </w:r>
    </w:p>
    <w:p w14:paraId="020F750F" w14:textId="5D30CCC5" w:rsidR="00CB486A" w:rsidRDefault="00CB486A" w:rsidP="00CB486A">
      <w:pPr>
        <w:ind w:firstLine="480"/>
      </w:pPr>
      <w:r>
        <w:t>JDBC</w:t>
      </w:r>
      <w:r>
        <w:rPr>
          <w:rFonts w:hint="eastAsia"/>
        </w:rPr>
        <w:t>：</w:t>
      </w:r>
      <w:r>
        <w:t>JAVA</w:t>
      </w:r>
      <w:r>
        <w:rPr>
          <w:rFonts w:hint="eastAsia"/>
        </w:rPr>
        <w:t>数据库连接</w:t>
      </w:r>
    </w:p>
    <w:p w14:paraId="260A7B58" w14:textId="42C4F3F1" w:rsidR="00CB486A" w:rsidRDefault="00CB486A" w:rsidP="00402011">
      <w:pPr>
        <w:pStyle w:val="2"/>
        <w:spacing w:before="163"/>
      </w:pPr>
      <w:bookmarkStart w:id="10" w:name="_Toc107140822"/>
      <w:r>
        <w:rPr>
          <w:rFonts w:hint="eastAsia"/>
        </w:rPr>
        <w:t>1.4</w:t>
      </w:r>
      <w:r>
        <w:rPr>
          <w:rFonts w:hint="eastAsia"/>
        </w:rPr>
        <w:t>参考资料</w:t>
      </w:r>
      <w:bookmarkEnd w:id="10"/>
    </w:p>
    <w:p w14:paraId="699B24A9" w14:textId="185A427E" w:rsidR="005A46CB" w:rsidRDefault="005A46CB" w:rsidP="005A46CB">
      <w:pPr>
        <w:ind w:firstLine="480"/>
      </w:pPr>
      <w:r>
        <w:rPr>
          <w:rFonts w:hint="eastAsia"/>
        </w:rPr>
        <w:t>《物流与物流信息系统》</w:t>
      </w:r>
    </w:p>
    <w:p w14:paraId="112B881D" w14:textId="48847C32" w:rsidR="005A46CB" w:rsidRDefault="005A46CB" w:rsidP="00402011">
      <w:pPr>
        <w:pStyle w:val="1"/>
        <w:spacing w:before="163"/>
      </w:pPr>
      <w:bookmarkStart w:id="11" w:name="_Toc107140823"/>
      <w:r>
        <w:rPr>
          <w:rFonts w:hint="eastAsia"/>
        </w:rPr>
        <w:t>2</w:t>
      </w:r>
      <w:r>
        <w:rPr>
          <w:rFonts w:hint="eastAsia"/>
        </w:rPr>
        <w:t>软件总体概述</w:t>
      </w:r>
      <w:bookmarkEnd w:id="11"/>
    </w:p>
    <w:p w14:paraId="4E118E03" w14:textId="2D743A8D" w:rsidR="005A46CB" w:rsidRDefault="005A46CB" w:rsidP="005A46CB">
      <w:pPr>
        <w:ind w:firstLine="480"/>
      </w:pPr>
      <w:r>
        <w:rPr>
          <w:rFonts w:hint="eastAsia"/>
        </w:rPr>
        <w:t>本文档主要定义了</w:t>
      </w:r>
      <w:r w:rsidR="00761272" w:rsidRPr="005A46CB">
        <w:rPr>
          <w:rFonts w:hint="eastAsia"/>
        </w:rPr>
        <w:t>攀枝花物流系统</w:t>
      </w:r>
      <w:r>
        <w:rPr>
          <w:rFonts w:hint="eastAsia"/>
        </w:rPr>
        <w:t>的需求</w:t>
      </w:r>
      <w:r>
        <w:rPr>
          <w:rFonts w:hint="eastAsia"/>
        </w:rPr>
        <w:t>,</w:t>
      </w:r>
      <w:r>
        <w:rPr>
          <w:rFonts w:hint="eastAsia"/>
        </w:rPr>
        <w:t>由</w:t>
      </w:r>
      <w:r w:rsidR="00761272" w:rsidRPr="00761272">
        <w:rPr>
          <w:rFonts w:hint="eastAsia"/>
        </w:rPr>
        <w:t>五大模块</w:t>
      </w:r>
      <w:r w:rsidR="00761272">
        <w:rPr>
          <w:rFonts w:hint="eastAsia"/>
        </w:rPr>
        <w:t>组成</w:t>
      </w:r>
      <w:r w:rsidR="00761272" w:rsidRPr="00761272">
        <w:rPr>
          <w:rFonts w:hint="eastAsia"/>
        </w:rPr>
        <w:t>：基础信息管理、订单信息管理、配送信息管理、运输信息管理、数据分析管理。</w:t>
      </w:r>
    </w:p>
    <w:p w14:paraId="1ADD624B" w14:textId="77777777" w:rsidR="005A46CB" w:rsidRDefault="005A46CB" w:rsidP="00402011">
      <w:pPr>
        <w:pStyle w:val="2"/>
        <w:spacing w:before="163"/>
      </w:pPr>
      <w:bookmarkStart w:id="12" w:name="_Toc107140824"/>
      <w:r>
        <w:rPr>
          <w:rFonts w:hint="eastAsia"/>
        </w:rPr>
        <w:t>2.1</w:t>
      </w:r>
      <w:r>
        <w:rPr>
          <w:rFonts w:hint="eastAsia"/>
        </w:rPr>
        <w:tab/>
      </w:r>
      <w:r>
        <w:rPr>
          <w:rFonts w:hint="eastAsia"/>
        </w:rPr>
        <w:t>软件标识</w:t>
      </w:r>
      <w:bookmarkEnd w:id="12"/>
    </w:p>
    <w:p w14:paraId="3A108E05" w14:textId="43645706" w:rsidR="005A46CB" w:rsidRDefault="005A46CB" w:rsidP="005A46CB">
      <w:pPr>
        <w:ind w:firstLine="480"/>
      </w:pPr>
      <w:r>
        <w:rPr>
          <w:rFonts w:hint="eastAsia"/>
        </w:rPr>
        <w:t>软件全名称：</w:t>
      </w:r>
      <w:r w:rsidR="00761272" w:rsidRPr="005A46CB">
        <w:rPr>
          <w:rFonts w:hint="eastAsia"/>
        </w:rPr>
        <w:t>攀枝花物流系统</w:t>
      </w:r>
    </w:p>
    <w:p w14:paraId="28252731" w14:textId="181CE9E5" w:rsidR="005A46CB" w:rsidRDefault="005A46CB" w:rsidP="005A46CB">
      <w:pPr>
        <w:ind w:firstLine="480"/>
      </w:pPr>
      <w:r>
        <w:rPr>
          <w:rFonts w:hint="eastAsia"/>
        </w:rPr>
        <w:t>软件缩称：</w:t>
      </w:r>
      <w:r w:rsidR="00BE335C">
        <w:rPr>
          <w:rFonts w:hint="eastAsia"/>
        </w:rPr>
        <w:t>LSP</w:t>
      </w:r>
    </w:p>
    <w:p w14:paraId="345D4051" w14:textId="77777777" w:rsidR="005A46CB" w:rsidRDefault="005A46CB" w:rsidP="005A46CB">
      <w:pPr>
        <w:ind w:firstLine="480"/>
      </w:pPr>
      <w:r>
        <w:rPr>
          <w:rFonts w:hint="eastAsia"/>
        </w:rPr>
        <w:t>版本号：</w:t>
      </w:r>
      <w:r>
        <w:rPr>
          <w:rFonts w:hint="eastAsia"/>
        </w:rPr>
        <w:t xml:space="preserve">1.0 </w:t>
      </w:r>
    </w:p>
    <w:p w14:paraId="78794222" w14:textId="77777777" w:rsidR="005A46CB" w:rsidRDefault="005A46CB" w:rsidP="005A46CB">
      <w:pPr>
        <w:ind w:firstLine="480"/>
      </w:pPr>
    </w:p>
    <w:p w14:paraId="5EEB02F8" w14:textId="77777777" w:rsidR="005A46CB" w:rsidRDefault="005A46CB" w:rsidP="00402011">
      <w:pPr>
        <w:pStyle w:val="2"/>
        <w:spacing w:before="163"/>
      </w:pPr>
      <w:bookmarkStart w:id="13" w:name="_Toc107140825"/>
      <w:r>
        <w:rPr>
          <w:rFonts w:hint="eastAsia"/>
        </w:rPr>
        <w:t>2.2</w:t>
      </w:r>
      <w:r>
        <w:rPr>
          <w:rFonts w:hint="eastAsia"/>
        </w:rPr>
        <w:tab/>
      </w:r>
      <w:r>
        <w:rPr>
          <w:rFonts w:hint="eastAsia"/>
        </w:rPr>
        <w:t>软件描述</w:t>
      </w:r>
      <w:bookmarkEnd w:id="13"/>
    </w:p>
    <w:p w14:paraId="78DDBE3B" w14:textId="13C6B117" w:rsidR="005A46CB" w:rsidRDefault="005A46CB" w:rsidP="00402011">
      <w:pPr>
        <w:pStyle w:val="a8"/>
        <w:spacing w:before="163"/>
      </w:pPr>
      <w:bookmarkStart w:id="14" w:name="_Toc107140826"/>
      <w:r>
        <w:rPr>
          <w:rFonts w:hint="eastAsia"/>
        </w:rPr>
        <w:t>2.2.1</w:t>
      </w:r>
      <w:r>
        <w:rPr>
          <w:rFonts w:hint="eastAsia"/>
        </w:rPr>
        <w:t>系统属性</w:t>
      </w:r>
      <w:bookmarkEnd w:id="14"/>
    </w:p>
    <w:p w14:paraId="6DD7CAFA" w14:textId="6336FEE6" w:rsidR="005A46CB" w:rsidRDefault="005A46CB" w:rsidP="005A46CB">
      <w:pPr>
        <w:ind w:firstLine="480"/>
      </w:pPr>
      <w:r>
        <w:rPr>
          <w:rFonts w:hint="eastAsia"/>
        </w:rPr>
        <w:t>本系统是一个独立开发的网站。在系统中提供按需求进行</w:t>
      </w:r>
      <w:r w:rsidR="00761272">
        <w:rPr>
          <w:rFonts w:hint="eastAsia"/>
        </w:rPr>
        <w:t>物流信息管理。</w:t>
      </w:r>
    </w:p>
    <w:p w14:paraId="3C18A9E5" w14:textId="38619CBC" w:rsidR="005A46CB" w:rsidRDefault="005A46CB" w:rsidP="00402011">
      <w:pPr>
        <w:pStyle w:val="a8"/>
        <w:spacing w:before="163"/>
      </w:pPr>
      <w:bookmarkStart w:id="15" w:name="_Toc107140827"/>
      <w:r>
        <w:rPr>
          <w:rFonts w:hint="eastAsia"/>
        </w:rPr>
        <w:t>2.2.2</w:t>
      </w:r>
      <w:r>
        <w:rPr>
          <w:rFonts w:hint="eastAsia"/>
        </w:rPr>
        <w:t>开发背景</w:t>
      </w:r>
      <w:bookmarkEnd w:id="15"/>
    </w:p>
    <w:p w14:paraId="3E6FEBC7" w14:textId="77777777" w:rsidR="00C37B46" w:rsidRDefault="00C37B46" w:rsidP="00C37B46">
      <w:pPr>
        <w:ind w:firstLine="480"/>
      </w:pPr>
      <w:r>
        <w:rPr>
          <w:rFonts w:hint="eastAsia"/>
        </w:rPr>
        <w:t>随着我国经济的高速发展，各个地域之间的联系越见紧密，相互之间的货物流通也日益频繁。我公司作为一个物流企业，必将迎来新一轮的高速发展。期间必然会产生大量的数据信息，如果采用人工管理，不仅费时费力，而且效率低下。而随着互联网技术的兴起，</w:t>
      </w:r>
      <w:r>
        <w:rPr>
          <w:rFonts w:hint="eastAsia"/>
        </w:rPr>
        <w:lastRenderedPageBreak/>
        <w:t>国内外越来越多的物流企业建设了基于网络应用的物流信息平台，方便、快捷、高效地管理各种原始数据，方便公司管理者随时调出各种报表，直观掌握公司经营动态。为制定决策和计划，提供强有力数据支持。</w:t>
      </w:r>
    </w:p>
    <w:p w14:paraId="41D8C425" w14:textId="478D8AA6" w:rsidR="005A46CB" w:rsidRDefault="00C37B46" w:rsidP="00C37B46">
      <w:pPr>
        <w:ind w:firstLine="480"/>
      </w:pPr>
      <w:r>
        <w:rPr>
          <w:rFonts w:hint="eastAsia"/>
        </w:rPr>
        <w:t>故而，建设一个现代化物流信息综合平台，掌握市场变化，推动我公司快速、健康发展，势在必行。</w:t>
      </w:r>
    </w:p>
    <w:p w14:paraId="33E993E3" w14:textId="55339ED8" w:rsidR="005A46CB" w:rsidRDefault="005A46CB" w:rsidP="00402011">
      <w:pPr>
        <w:pStyle w:val="a8"/>
        <w:spacing w:before="163"/>
      </w:pPr>
      <w:bookmarkStart w:id="16" w:name="_Toc107140828"/>
      <w:r>
        <w:rPr>
          <w:rFonts w:hint="eastAsia"/>
        </w:rPr>
        <w:t>2.2.3</w:t>
      </w:r>
      <w:r>
        <w:rPr>
          <w:rFonts w:hint="eastAsia"/>
        </w:rPr>
        <w:t>软件功能</w:t>
      </w:r>
      <w:bookmarkEnd w:id="16"/>
    </w:p>
    <w:p w14:paraId="22DB3A24" w14:textId="1E501BD9" w:rsidR="005A46CB" w:rsidRDefault="005A46CB" w:rsidP="005A46CB">
      <w:pPr>
        <w:ind w:firstLine="480"/>
      </w:pPr>
      <w:r>
        <w:rPr>
          <w:rFonts w:hint="eastAsia"/>
        </w:rPr>
        <w:t>系统分成</w:t>
      </w:r>
      <w:r w:rsidR="00C37B46">
        <w:rPr>
          <w:rFonts w:hint="eastAsia"/>
        </w:rPr>
        <w:t>五</w:t>
      </w:r>
      <w:r>
        <w:rPr>
          <w:rFonts w:hint="eastAsia"/>
        </w:rPr>
        <w:t>大模块</w:t>
      </w:r>
      <w:r w:rsidR="00C37B46">
        <w:rPr>
          <w:rFonts w:hint="eastAsia"/>
        </w:rPr>
        <w:t>：基础信息管理</w:t>
      </w:r>
      <w:r w:rsidR="00761272">
        <w:rPr>
          <w:rFonts w:hint="eastAsia"/>
        </w:rPr>
        <w:t>、</w:t>
      </w:r>
      <w:bookmarkStart w:id="17" w:name="_Hlk107075535"/>
      <w:r w:rsidR="00761272">
        <w:rPr>
          <w:rFonts w:hint="eastAsia"/>
        </w:rPr>
        <w:t>订单信息管理</w:t>
      </w:r>
      <w:bookmarkEnd w:id="17"/>
      <w:r w:rsidR="00761272">
        <w:rPr>
          <w:rFonts w:hint="eastAsia"/>
        </w:rPr>
        <w:t>、配送信息管理、运输信息管理、数据分析管理。</w:t>
      </w:r>
    </w:p>
    <w:p w14:paraId="4F524647" w14:textId="5E5F6B5A" w:rsidR="005A46CB" w:rsidRDefault="006F21D8" w:rsidP="005A46CB">
      <w:pPr>
        <w:ind w:firstLine="480"/>
      </w:pPr>
      <w:r>
        <w:rPr>
          <w:rFonts w:hint="eastAsia"/>
        </w:rPr>
        <w:t>结构图如下：</w:t>
      </w:r>
    </w:p>
    <w:p w14:paraId="76E9DB78" w14:textId="5A4859E7" w:rsidR="005A46CB" w:rsidRDefault="00BF6441" w:rsidP="00761272">
      <w:pPr>
        <w:pStyle w:val="af3"/>
      </w:pPr>
      <w:r w:rsidRPr="00BF6441">
        <w:rPr>
          <w:noProof/>
        </w:rPr>
        <w:drawing>
          <wp:inline distT="0" distB="0" distL="0" distR="0" wp14:anchorId="24ADCAF6" wp14:editId="1AAA4831">
            <wp:extent cx="6478537" cy="28278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308" cy="2838243"/>
                    </a:xfrm>
                    <a:prstGeom prst="rect">
                      <a:avLst/>
                    </a:prstGeom>
                  </pic:spPr>
                </pic:pic>
              </a:graphicData>
            </a:graphic>
          </wp:inline>
        </w:drawing>
      </w:r>
    </w:p>
    <w:p w14:paraId="487BA016" w14:textId="47C47DB9" w:rsidR="00761272" w:rsidRDefault="00761272" w:rsidP="00761272">
      <w:pPr>
        <w:pStyle w:val="af3"/>
      </w:pPr>
      <w:r w:rsidRPr="00761272">
        <w:rPr>
          <w:rFonts w:hint="eastAsia"/>
        </w:rPr>
        <w:t>主体结构图</w:t>
      </w:r>
    </w:p>
    <w:p w14:paraId="581806C2" w14:textId="6CEF723E" w:rsidR="00761272" w:rsidRPr="00761272" w:rsidRDefault="006F21D8" w:rsidP="00761272">
      <w:pPr>
        <w:pStyle w:val="af3"/>
      </w:pPr>
      <w:r>
        <w:rPr>
          <w:noProof/>
        </w:rPr>
        <w:drawing>
          <wp:inline distT="0" distB="0" distL="0" distR="0" wp14:anchorId="38FE9302" wp14:editId="456A2D02">
            <wp:extent cx="4334299" cy="3287561"/>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965" cy="3295651"/>
                    </a:xfrm>
                    <a:prstGeom prst="rect">
                      <a:avLst/>
                    </a:prstGeom>
                  </pic:spPr>
                </pic:pic>
              </a:graphicData>
            </a:graphic>
          </wp:inline>
        </w:drawing>
      </w:r>
    </w:p>
    <w:p w14:paraId="76E97210" w14:textId="7DE33319" w:rsidR="005A46CB" w:rsidRDefault="00761272" w:rsidP="00761272">
      <w:pPr>
        <w:pStyle w:val="af3"/>
      </w:pPr>
      <w:r>
        <w:rPr>
          <w:rFonts w:hint="eastAsia"/>
        </w:rPr>
        <w:lastRenderedPageBreak/>
        <w:t>人员</w:t>
      </w:r>
      <w:r w:rsidRPr="00761272">
        <w:rPr>
          <w:rFonts w:hint="eastAsia"/>
        </w:rPr>
        <w:t>信息管理</w:t>
      </w:r>
      <w:r>
        <w:rPr>
          <w:rFonts w:hint="eastAsia"/>
        </w:rPr>
        <w:t>模块图</w:t>
      </w:r>
    </w:p>
    <w:p w14:paraId="102C3F3F" w14:textId="4AC1FB5A" w:rsidR="00761272" w:rsidRDefault="006F21D8" w:rsidP="00761272">
      <w:pPr>
        <w:pStyle w:val="af3"/>
      </w:pPr>
      <w:r w:rsidRPr="006F21D8">
        <w:rPr>
          <w:noProof/>
        </w:rPr>
        <w:drawing>
          <wp:inline distT="0" distB="0" distL="0" distR="0" wp14:anchorId="0ED47A4C" wp14:editId="5DCFFFD9">
            <wp:extent cx="4466514" cy="33951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323"/>
                    <a:stretch/>
                  </pic:blipFill>
                  <pic:spPr bwMode="auto">
                    <a:xfrm>
                      <a:off x="0" y="0"/>
                      <a:ext cx="4483149" cy="3407778"/>
                    </a:xfrm>
                    <a:prstGeom prst="rect">
                      <a:avLst/>
                    </a:prstGeom>
                    <a:ln>
                      <a:noFill/>
                    </a:ln>
                    <a:extLst>
                      <a:ext uri="{53640926-AAD7-44D8-BBD7-CCE9431645EC}">
                        <a14:shadowObscured xmlns:a14="http://schemas.microsoft.com/office/drawing/2010/main"/>
                      </a:ext>
                    </a:extLst>
                  </pic:spPr>
                </pic:pic>
              </a:graphicData>
            </a:graphic>
          </wp:inline>
        </w:drawing>
      </w:r>
    </w:p>
    <w:p w14:paraId="147A8719" w14:textId="181A9F57" w:rsidR="00761272" w:rsidRDefault="00761272" w:rsidP="00761272">
      <w:pPr>
        <w:pStyle w:val="af3"/>
      </w:pPr>
      <w:r>
        <w:rPr>
          <w:rFonts w:hint="eastAsia"/>
        </w:rPr>
        <w:t>公司</w:t>
      </w:r>
      <w:r w:rsidRPr="00761272">
        <w:rPr>
          <w:rFonts w:hint="eastAsia"/>
        </w:rPr>
        <w:t>信息管理</w:t>
      </w:r>
      <w:r>
        <w:rPr>
          <w:rFonts w:hint="eastAsia"/>
        </w:rPr>
        <w:t>模块图</w:t>
      </w:r>
    </w:p>
    <w:p w14:paraId="180774AA" w14:textId="0DB3FA4D" w:rsidR="00761272" w:rsidRDefault="006F21D8" w:rsidP="00761272">
      <w:pPr>
        <w:pStyle w:val="af3"/>
      </w:pPr>
      <w:r w:rsidRPr="006F21D8">
        <w:rPr>
          <w:noProof/>
        </w:rPr>
        <w:drawing>
          <wp:inline distT="0" distB="0" distL="0" distR="0" wp14:anchorId="4C962148" wp14:editId="7E6DE2AC">
            <wp:extent cx="6449165" cy="415713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2"/>
                    <a:stretch/>
                  </pic:blipFill>
                  <pic:spPr bwMode="auto">
                    <a:xfrm>
                      <a:off x="0" y="0"/>
                      <a:ext cx="6470447" cy="4170851"/>
                    </a:xfrm>
                    <a:prstGeom prst="rect">
                      <a:avLst/>
                    </a:prstGeom>
                    <a:ln>
                      <a:noFill/>
                    </a:ln>
                    <a:extLst>
                      <a:ext uri="{53640926-AAD7-44D8-BBD7-CCE9431645EC}">
                        <a14:shadowObscured xmlns:a14="http://schemas.microsoft.com/office/drawing/2010/main"/>
                      </a:ext>
                    </a:extLst>
                  </pic:spPr>
                </pic:pic>
              </a:graphicData>
            </a:graphic>
          </wp:inline>
        </w:drawing>
      </w:r>
    </w:p>
    <w:p w14:paraId="6EE49F11" w14:textId="7E9E4ACF" w:rsidR="00761272" w:rsidRDefault="00761272" w:rsidP="00761272">
      <w:pPr>
        <w:pStyle w:val="af3"/>
      </w:pPr>
      <w:r>
        <w:rPr>
          <w:rFonts w:hint="eastAsia"/>
        </w:rPr>
        <w:t>货物</w:t>
      </w:r>
      <w:r w:rsidRPr="00761272">
        <w:rPr>
          <w:rFonts w:hint="eastAsia"/>
        </w:rPr>
        <w:t>信息管理</w:t>
      </w:r>
      <w:r>
        <w:rPr>
          <w:rFonts w:hint="eastAsia"/>
        </w:rPr>
        <w:t>模块图</w:t>
      </w:r>
    </w:p>
    <w:p w14:paraId="22AD56B8" w14:textId="29F57998" w:rsidR="00761272" w:rsidRDefault="006F21D8" w:rsidP="00761272">
      <w:pPr>
        <w:pStyle w:val="af3"/>
      </w:pPr>
      <w:r>
        <w:rPr>
          <w:noProof/>
        </w:rPr>
        <w:lastRenderedPageBreak/>
        <w:drawing>
          <wp:inline distT="0" distB="0" distL="0" distR="0" wp14:anchorId="494685B9" wp14:editId="759335D6">
            <wp:extent cx="5286739" cy="4368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99"/>
                    <a:stretch/>
                  </pic:blipFill>
                  <pic:spPr bwMode="auto">
                    <a:xfrm>
                      <a:off x="0" y="0"/>
                      <a:ext cx="5312326" cy="4389944"/>
                    </a:xfrm>
                    <a:prstGeom prst="rect">
                      <a:avLst/>
                    </a:prstGeom>
                    <a:ln>
                      <a:noFill/>
                    </a:ln>
                    <a:extLst>
                      <a:ext uri="{53640926-AAD7-44D8-BBD7-CCE9431645EC}">
                        <a14:shadowObscured xmlns:a14="http://schemas.microsoft.com/office/drawing/2010/main"/>
                      </a:ext>
                    </a:extLst>
                  </pic:spPr>
                </pic:pic>
              </a:graphicData>
            </a:graphic>
          </wp:inline>
        </w:drawing>
      </w:r>
    </w:p>
    <w:p w14:paraId="09089977" w14:textId="229E4620" w:rsidR="00761272" w:rsidRDefault="00761272" w:rsidP="00761272">
      <w:pPr>
        <w:pStyle w:val="af3"/>
      </w:pPr>
      <w:r>
        <w:rPr>
          <w:rFonts w:hint="eastAsia"/>
        </w:rPr>
        <w:t>仓库</w:t>
      </w:r>
      <w:r w:rsidRPr="00761272">
        <w:rPr>
          <w:rFonts w:hint="eastAsia"/>
        </w:rPr>
        <w:t>管理</w:t>
      </w:r>
      <w:r>
        <w:rPr>
          <w:rFonts w:hint="eastAsia"/>
        </w:rPr>
        <w:t>模块图</w:t>
      </w:r>
    </w:p>
    <w:p w14:paraId="3850A64D" w14:textId="29F41444" w:rsidR="00761272" w:rsidRDefault="00761272" w:rsidP="00761272">
      <w:pPr>
        <w:pStyle w:val="af3"/>
      </w:pPr>
    </w:p>
    <w:p w14:paraId="5025E474" w14:textId="77777777" w:rsidR="00BE335C" w:rsidRDefault="00BE335C" w:rsidP="00BE335C">
      <w:pPr>
        <w:pStyle w:val="af3"/>
      </w:pPr>
      <w:r w:rsidRPr="00BF6441">
        <w:rPr>
          <w:noProof/>
        </w:rPr>
        <w:drawing>
          <wp:inline distT="0" distB="0" distL="0" distR="0" wp14:anchorId="74EA0304" wp14:editId="5082AEEE">
            <wp:extent cx="6266009" cy="164253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710" cy="1644027"/>
                    </a:xfrm>
                    <a:prstGeom prst="rect">
                      <a:avLst/>
                    </a:prstGeom>
                  </pic:spPr>
                </pic:pic>
              </a:graphicData>
            </a:graphic>
          </wp:inline>
        </w:drawing>
      </w:r>
    </w:p>
    <w:p w14:paraId="13BA4AB9" w14:textId="58BA0F4E" w:rsidR="00761272" w:rsidRDefault="00BE335C" w:rsidP="00BE335C">
      <w:pPr>
        <w:pStyle w:val="af3"/>
      </w:pPr>
      <w:r w:rsidRPr="00761272">
        <w:rPr>
          <w:rFonts w:hint="eastAsia"/>
        </w:rPr>
        <w:t>数据分析管理</w:t>
      </w:r>
      <w:r>
        <w:rPr>
          <w:rFonts w:hint="eastAsia"/>
        </w:rPr>
        <w:t>模块图</w:t>
      </w:r>
    </w:p>
    <w:p w14:paraId="5E8A621F" w14:textId="1B6DBF63" w:rsidR="00761272" w:rsidRPr="00761272" w:rsidRDefault="00BF6441" w:rsidP="00761272">
      <w:pPr>
        <w:pStyle w:val="af3"/>
      </w:pPr>
      <w:r w:rsidRPr="00BF6441">
        <w:rPr>
          <w:noProof/>
        </w:rPr>
        <w:lastRenderedPageBreak/>
        <w:drawing>
          <wp:inline distT="0" distB="0" distL="0" distR="0" wp14:anchorId="5C53F4E8" wp14:editId="10C1E34D">
            <wp:extent cx="3767666" cy="7080178"/>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7683" cy="7099002"/>
                    </a:xfrm>
                    <a:prstGeom prst="rect">
                      <a:avLst/>
                    </a:prstGeom>
                  </pic:spPr>
                </pic:pic>
              </a:graphicData>
            </a:graphic>
          </wp:inline>
        </w:drawing>
      </w:r>
    </w:p>
    <w:p w14:paraId="7E5A8E78" w14:textId="711354D4" w:rsidR="005A46CB" w:rsidRDefault="00761272" w:rsidP="00761272">
      <w:pPr>
        <w:pStyle w:val="af3"/>
      </w:pPr>
      <w:r w:rsidRPr="00761272">
        <w:rPr>
          <w:rFonts w:hint="eastAsia"/>
        </w:rPr>
        <w:t>订单信息管理</w:t>
      </w:r>
      <w:r>
        <w:rPr>
          <w:rFonts w:hint="eastAsia"/>
        </w:rPr>
        <w:t>模块图</w:t>
      </w:r>
    </w:p>
    <w:p w14:paraId="0DAA3644" w14:textId="47334FD6" w:rsidR="00761272" w:rsidRDefault="00BF6441" w:rsidP="00761272">
      <w:pPr>
        <w:pStyle w:val="af3"/>
      </w:pPr>
      <w:r w:rsidRPr="00BF6441">
        <w:rPr>
          <w:noProof/>
        </w:rPr>
        <w:lastRenderedPageBreak/>
        <w:drawing>
          <wp:inline distT="0" distB="0" distL="0" distR="0" wp14:anchorId="168AAEB2" wp14:editId="3D454136">
            <wp:extent cx="5548848"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322" cy="4192869"/>
                    </a:xfrm>
                    <a:prstGeom prst="rect">
                      <a:avLst/>
                    </a:prstGeom>
                  </pic:spPr>
                </pic:pic>
              </a:graphicData>
            </a:graphic>
          </wp:inline>
        </w:drawing>
      </w:r>
    </w:p>
    <w:p w14:paraId="0F00237B" w14:textId="55F07BE2" w:rsidR="005A46CB" w:rsidRDefault="00761272" w:rsidP="00761272">
      <w:pPr>
        <w:pStyle w:val="af3"/>
      </w:pPr>
      <w:r w:rsidRPr="00761272">
        <w:rPr>
          <w:rFonts w:hint="eastAsia"/>
        </w:rPr>
        <w:t>配送信息管理</w:t>
      </w:r>
      <w:r>
        <w:rPr>
          <w:rFonts w:hint="eastAsia"/>
        </w:rPr>
        <w:t>模块图</w:t>
      </w:r>
    </w:p>
    <w:p w14:paraId="05CD7B40" w14:textId="1FA696C4" w:rsidR="00761272" w:rsidRDefault="00BF6441" w:rsidP="00761272">
      <w:pPr>
        <w:pStyle w:val="af3"/>
      </w:pPr>
      <w:r w:rsidRPr="00BF6441">
        <w:rPr>
          <w:noProof/>
        </w:rPr>
        <w:drawing>
          <wp:inline distT="0" distB="0" distL="0" distR="0" wp14:anchorId="7A74859C" wp14:editId="79F7CA20">
            <wp:extent cx="5257800" cy="32820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01"/>
                    <a:stretch/>
                  </pic:blipFill>
                  <pic:spPr bwMode="auto">
                    <a:xfrm>
                      <a:off x="0" y="0"/>
                      <a:ext cx="5261458" cy="3284284"/>
                    </a:xfrm>
                    <a:prstGeom prst="rect">
                      <a:avLst/>
                    </a:prstGeom>
                    <a:ln>
                      <a:noFill/>
                    </a:ln>
                    <a:extLst>
                      <a:ext uri="{53640926-AAD7-44D8-BBD7-CCE9431645EC}">
                        <a14:shadowObscured xmlns:a14="http://schemas.microsoft.com/office/drawing/2010/main"/>
                      </a:ext>
                    </a:extLst>
                  </pic:spPr>
                </pic:pic>
              </a:graphicData>
            </a:graphic>
          </wp:inline>
        </w:drawing>
      </w:r>
    </w:p>
    <w:p w14:paraId="54F297B9" w14:textId="7865E626" w:rsidR="00BF6441" w:rsidRDefault="00BF6441" w:rsidP="00761272">
      <w:pPr>
        <w:pStyle w:val="af3"/>
      </w:pPr>
      <w:r>
        <w:rPr>
          <w:noProof/>
        </w:rPr>
        <w:lastRenderedPageBreak/>
        <w:drawing>
          <wp:inline distT="0" distB="0" distL="0" distR="0" wp14:anchorId="783B45EC" wp14:editId="36D70843">
            <wp:extent cx="5102626" cy="3852334"/>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6815" cy="3870596"/>
                    </a:xfrm>
                    <a:prstGeom prst="rect">
                      <a:avLst/>
                    </a:prstGeom>
                  </pic:spPr>
                </pic:pic>
              </a:graphicData>
            </a:graphic>
          </wp:inline>
        </w:drawing>
      </w:r>
    </w:p>
    <w:p w14:paraId="63D14A30" w14:textId="36FDFA2D" w:rsidR="00761272" w:rsidRDefault="00761272" w:rsidP="00761272">
      <w:pPr>
        <w:pStyle w:val="af3"/>
      </w:pPr>
      <w:r w:rsidRPr="00761272">
        <w:rPr>
          <w:rFonts w:hint="eastAsia"/>
        </w:rPr>
        <w:t>运输信息管理</w:t>
      </w:r>
      <w:r>
        <w:rPr>
          <w:rFonts w:hint="eastAsia"/>
        </w:rPr>
        <w:t>模块图</w:t>
      </w:r>
    </w:p>
    <w:p w14:paraId="3F0F7AE5" w14:textId="77777777" w:rsidR="005A46CB" w:rsidRDefault="005A46CB" w:rsidP="00BE335C">
      <w:pPr>
        <w:pStyle w:val="2"/>
        <w:spacing w:before="163"/>
      </w:pPr>
      <w:bookmarkStart w:id="18" w:name="_Toc107140829"/>
      <w:r>
        <w:rPr>
          <w:rFonts w:hint="eastAsia"/>
        </w:rPr>
        <w:t>2.3</w:t>
      </w:r>
      <w:r>
        <w:rPr>
          <w:rFonts w:hint="eastAsia"/>
        </w:rPr>
        <w:tab/>
      </w:r>
      <w:r>
        <w:rPr>
          <w:rFonts w:hint="eastAsia"/>
        </w:rPr>
        <w:t>用户的特点</w:t>
      </w:r>
      <w:bookmarkEnd w:id="18"/>
    </w:p>
    <w:p w14:paraId="4FEA8C51" w14:textId="6567BD11" w:rsidR="005A46CB" w:rsidRDefault="005A46CB" w:rsidP="005A46CB">
      <w:pPr>
        <w:ind w:firstLine="480"/>
      </w:pPr>
      <w:r>
        <w:rPr>
          <w:rFonts w:hint="eastAsia"/>
        </w:rPr>
        <w:t>用户能够熟练的使用</w:t>
      </w:r>
      <w:r>
        <w:rPr>
          <w:rFonts w:hint="eastAsia"/>
        </w:rPr>
        <w:t>Windows</w:t>
      </w:r>
      <w:r>
        <w:rPr>
          <w:rFonts w:hint="eastAsia"/>
        </w:rPr>
        <w:t>操作系统，能使用浏览器上网，以及使用</w:t>
      </w:r>
      <w:r>
        <w:rPr>
          <w:rFonts w:hint="eastAsia"/>
        </w:rPr>
        <w:t>Office</w:t>
      </w:r>
      <w:r>
        <w:rPr>
          <w:rFonts w:hint="eastAsia"/>
        </w:rPr>
        <w:t>办公套件进行文档处理。</w:t>
      </w:r>
    </w:p>
    <w:p w14:paraId="7415D331" w14:textId="77777777" w:rsidR="005A46CB" w:rsidRDefault="005A46CB" w:rsidP="00BE335C">
      <w:pPr>
        <w:pStyle w:val="2"/>
        <w:spacing w:before="163"/>
      </w:pPr>
      <w:bookmarkStart w:id="19" w:name="_Toc107140830"/>
      <w:r>
        <w:rPr>
          <w:rFonts w:hint="eastAsia"/>
        </w:rPr>
        <w:t>2.4</w:t>
      </w:r>
      <w:r>
        <w:rPr>
          <w:rFonts w:hint="eastAsia"/>
        </w:rPr>
        <w:tab/>
      </w:r>
      <w:r>
        <w:rPr>
          <w:rFonts w:hint="eastAsia"/>
        </w:rPr>
        <w:t>限制与约束</w:t>
      </w:r>
      <w:bookmarkEnd w:id="19"/>
      <w:r>
        <w:rPr>
          <w:rFonts w:hint="eastAsia"/>
        </w:rPr>
        <w:t xml:space="preserve"> </w:t>
      </w:r>
    </w:p>
    <w:p w14:paraId="045401DB" w14:textId="77777777" w:rsidR="005A46CB" w:rsidRPr="00BE335C" w:rsidRDefault="005A46CB" w:rsidP="005A46CB">
      <w:pPr>
        <w:ind w:firstLine="480"/>
        <w:rPr>
          <w:rFonts w:ascii="黑体" w:eastAsia="黑体" w:hAnsi="黑体"/>
        </w:rPr>
      </w:pPr>
      <w:r w:rsidRPr="00BE335C">
        <w:rPr>
          <w:rFonts w:ascii="黑体" w:eastAsia="黑体" w:hAnsi="黑体" w:hint="eastAsia"/>
        </w:rPr>
        <w:t>系统运行环境</w:t>
      </w:r>
    </w:p>
    <w:p w14:paraId="25D7D633" w14:textId="77777777" w:rsidR="005A46CB" w:rsidRDefault="005A46CB" w:rsidP="005A46CB">
      <w:pPr>
        <w:ind w:firstLine="480"/>
      </w:pPr>
      <w:r>
        <w:rPr>
          <w:rFonts w:hint="eastAsia"/>
        </w:rPr>
        <w:t>操作系统：简体中文</w:t>
      </w:r>
      <w:r>
        <w:rPr>
          <w:rFonts w:hint="eastAsia"/>
        </w:rPr>
        <w:t>Windows2003Professional</w:t>
      </w:r>
    </w:p>
    <w:p w14:paraId="6441195F" w14:textId="77777777" w:rsidR="005A46CB" w:rsidRDefault="005A46CB" w:rsidP="005A46CB">
      <w:pPr>
        <w:ind w:firstLine="480"/>
      </w:pPr>
      <w:r>
        <w:rPr>
          <w:rFonts w:hint="eastAsia"/>
        </w:rPr>
        <w:t>数据库：</w:t>
      </w:r>
      <w:r>
        <w:rPr>
          <w:rFonts w:hint="eastAsia"/>
        </w:rPr>
        <w:t>Microsoft SQL Server 2000</w:t>
      </w:r>
      <w:r>
        <w:rPr>
          <w:rFonts w:hint="eastAsia"/>
        </w:rPr>
        <w:t>，</w:t>
      </w:r>
      <w:r>
        <w:rPr>
          <w:rFonts w:hint="eastAsia"/>
        </w:rPr>
        <w:t>SP4</w:t>
      </w:r>
      <w:r>
        <w:rPr>
          <w:rFonts w:hint="eastAsia"/>
        </w:rPr>
        <w:t>补丁</w:t>
      </w:r>
    </w:p>
    <w:p w14:paraId="30775037" w14:textId="77777777" w:rsidR="005A46CB" w:rsidRDefault="005A46CB" w:rsidP="005A46CB">
      <w:pPr>
        <w:ind w:firstLine="480"/>
      </w:pPr>
      <w:r>
        <w:rPr>
          <w:rFonts w:hint="eastAsia"/>
        </w:rPr>
        <w:t>浏览器：</w:t>
      </w:r>
      <w:r>
        <w:rPr>
          <w:rFonts w:hint="eastAsia"/>
        </w:rPr>
        <w:t>Internet Explorer 6.0</w:t>
      </w:r>
      <w:r>
        <w:rPr>
          <w:rFonts w:hint="eastAsia"/>
        </w:rPr>
        <w:t>及以上</w:t>
      </w:r>
    </w:p>
    <w:p w14:paraId="67E08ABE" w14:textId="77777777" w:rsidR="005A46CB" w:rsidRPr="00BE335C" w:rsidRDefault="005A46CB" w:rsidP="005A46CB">
      <w:pPr>
        <w:ind w:firstLine="480"/>
        <w:rPr>
          <w:rFonts w:ascii="黑体" w:eastAsia="黑体" w:hAnsi="黑体"/>
        </w:rPr>
      </w:pPr>
      <w:r w:rsidRPr="00BE335C">
        <w:rPr>
          <w:rFonts w:ascii="黑体" w:eastAsia="黑体" w:hAnsi="黑体" w:hint="eastAsia"/>
        </w:rPr>
        <w:t>硬件限制</w:t>
      </w:r>
    </w:p>
    <w:p w14:paraId="2C378832" w14:textId="77777777" w:rsidR="005A46CB" w:rsidRDefault="005A46CB" w:rsidP="005A46CB">
      <w:pPr>
        <w:ind w:firstLine="480"/>
      </w:pPr>
      <w:r>
        <w:rPr>
          <w:rFonts w:hint="eastAsia"/>
        </w:rPr>
        <w:t>WEB</w:t>
      </w:r>
      <w:r>
        <w:rPr>
          <w:rFonts w:hint="eastAsia"/>
        </w:rPr>
        <w:t>服务器、数据库服务器</w:t>
      </w:r>
    </w:p>
    <w:p w14:paraId="6970B297" w14:textId="77777777" w:rsidR="005A46CB" w:rsidRDefault="005A46CB" w:rsidP="005A46CB">
      <w:pPr>
        <w:ind w:firstLine="480"/>
      </w:pPr>
      <w:r>
        <w:rPr>
          <w:rFonts w:hint="eastAsia"/>
        </w:rPr>
        <w:t>CPU</w:t>
      </w:r>
      <w:r>
        <w:rPr>
          <w:rFonts w:hint="eastAsia"/>
        </w:rPr>
        <w:t>：</w:t>
      </w:r>
      <w:r>
        <w:rPr>
          <w:rFonts w:hint="eastAsia"/>
        </w:rPr>
        <w:t xml:space="preserve">Intel Pentium 4 3.0G </w:t>
      </w:r>
    </w:p>
    <w:p w14:paraId="23802F30" w14:textId="77777777" w:rsidR="005A46CB" w:rsidRDefault="005A46CB" w:rsidP="005A46CB">
      <w:pPr>
        <w:ind w:firstLine="480"/>
      </w:pPr>
      <w:r>
        <w:rPr>
          <w:rFonts w:hint="eastAsia"/>
        </w:rPr>
        <w:t>内存：</w:t>
      </w:r>
      <w:r>
        <w:rPr>
          <w:rFonts w:hint="eastAsia"/>
        </w:rPr>
        <w:t>2GB</w:t>
      </w:r>
    </w:p>
    <w:p w14:paraId="079F003C" w14:textId="77777777" w:rsidR="005A46CB" w:rsidRDefault="005A46CB" w:rsidP="005A46CB">
      <w:pPr>
        <w:ind w:firstLine="480"/>
      </w:pPr>
      <w:r>
        <w:rPr>
          <w:rFonts w:hint="eastAsia"/>
        </w:rPr>
        <w:t>硬盘：</w:t>
      </w:r>
      <w:r>
        <w:rPr>
          <w:rFonts w:hint="eastAsia"/>
        </w:rPr>
        <w:t>80GB</w:t>
      </w:r>
    </w:p>
    <w:p w14:paraId="79D8AF52" w14:textId="77777777" w:rsidR="005A46CB" w:rsidRPr="00BE335C" w:rsidRDefault="005A46CB" w:rsidP="005A46CB">
      <w:pPr>
        <w:ind w:firstLine="480"/>
        <w:rPr>
          <w:rFonts w:ascii="黑体" w:eastAsia="黑体" w:hAnsi="黑体"/>
        </w:rPr>
      </w:pPr>
      <w:r w:rsidRPr="00BE335C">
        <w:rPr>
          <w:rFonts w:ascii="黑体" w:eastAsia="黑体" w:hAnsi="黑体" w:hint="eastAsia"/>
        </w:rPr>
        <w:t>网络</w:t>
      </w:r>
    </w:p>
    <w:p w14:paraId="08CADF78" w14:textId="77777777" w:rsidR="005A46CB" w:rsidRDefault="005A46CB" w:rsidP="005A46CB">
      <w:pPr>
        <w:ind w:firstLine="480"/>
      </w:pPr>
      <w:r>
        <w:rPr>
          <w:rFonts w:hint="eastAsia"/>
        </w:rPr>
        <w:t>以太网：</w:t>
      </w:r>
      <w:r>
        <w:rPr>
          <w:rFonts w:hint="eastAsia"/>
        </w:rPr>
        <w:t>100MB</w:t>
      </w:r>
    </w:p>
    <w:p w14:paraId="69EBA9AD" w14:textId="77777777" w:rsidR="005A46CB" w:rsidRPr="00BE335C" w:rsidRDefault="005A46CB" w:rsidP="005A46CB">
      <w:pPr>
        <w:ind w:firstLine="480"/>
        <w:rPr>
          <w:rFonts w:ascii="黑体" w:eastAsia="黑体" w:hAnsi="黑体"/>
        </w:rPr>
      </w:pPr>
      <w:r w:rsidRPr="00BE335C">
        <w:rPr>
          <w:rFonts w:ascii="黑体" w:eastAsia="黑体" w:hAnsi="黑体" w:hint="eastAsia"/>
        </w:rPr>
        <w:t>用户机器配置</w:t>
      </w:r>
    </w:p>
    <w:p w14:paraId="383C339F" w14:textId="0F7BC8D5" w:rsidR="005A46CB" w:rsidRDefault="005A46CB" w:rsidP="005A46CB">
      <w:pPr>
        <w:ind w:firstLine="480"/>
      </w:pPr>
      <w:r>
        <w:rPr>
          <w:rFonts w:hint="eastAsia"/>
        </w:rPr>
        <w:t>内存：</w:t>
      </w:r>
      <w:r>
        <w:rPr>
          <w:rFonts w:hint="eastAsia"/>
        </w:rPr>
        <w:t>512MB</w:t>
      </w:r>
    </w:p>
    <w:p w14:paraId="3A737863" w14:textId="77777777" w:rsidR="00647E01" w:rsidRDefault="00647E01" w:rsidP="00BE335C">
      <w:pPr>
        <w:pStyle w:val="1"/>
        <w:spacing w:before="163"/>
      </w:pPr>
      <w:bookmarkStart w:id="20" w:name="_Toc107140831"/>
      <w:r>
        <w:rPr>
          <w:rFonts w:hint="eastAsia"/>
        </w:rPr>
        <w:lastRenderedPageBreak/>
        <w:t>3.</w:t>
      </w:r>
      <w:r>
        <w:rPr>
          <w:rFonts w:hint="eastAsia"/>
        </w:rPr>
        <w:tab/>
      </w:r>
      <w:r>
        <w:rPr>
          <w:rFonts w:hint="eastAsia"/>
        </w:rPr>
        <w:t>具体需求</w:t>
      </w:r>
      <w:bookmarkEnd w:id="20"/>
    </w:p>
    <w:p w14:paraId="2E035543" w14:textId="6852FA19" w:rsidR="00647E01" w:rsidRDefault="00647E01" w:rsidP="00BE335C">
      <w:pPr>
        <w:pStyle w:val="2"/>
        <w:spacing w:before="163"/>
      </w:pPr>
      <w:bookmarkStart w:id="21" w:name="_Toc107140832"/>
      <w:r>
        <w:rPr>
          <w:rFonts w:hint="eastAsia"/>
        </w:rPr>
        <w:t>3.1</w:t>
      </w:r>
      <w:r>
        <w:rPr>
          <w:rFonts w:hint="eastAsia"/>
        </w:rPr>
        <w:tab/>
      </w:r>
      <w:r>
        <w:rPr>
          <w:rFonts w:hint="eastAsia"/>
        </w:rPr>
        <w:t>首页</w:t>
      </w:r>
      <w:bookmarkEnd w:id="21"/>
    </w:p>
    <w:p w14:paraId="52517DF4" w14:textId="57C6B78D" w:rsidR="00E57745" w:rsidRDefault="00E57745" w:rsidP="00E57745">
      <w:pPr>
        <w:pStyle w:val="af3"/>
      </w:pPr>
      <w:r w:rsidRPr="00E57745">
        <w:rPr>
          <w:noProof/>
        </w:rPr>
        <w:drawing>
          <wp:inline distT="0" distB="0" distL="0" distR="0" wp14:anchorId="008D002E" wp14:editId="1B396780">
            <wp:extent cx="5260809" cy="34374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304" cy="3447591"/>
                    </a:xfrm>
                    <a:prstGeom prst="rect">
                      <a:avLst/>
                    </a:prstGeom>
                    <a:noFill/>
                    <a:ln>
                      <a:noFill/>
                    </a:ln>
                  </pic:spPr>
                </pic:pic>
              </a:graphicData>
            </a:graphic>
          </wp:inline>
        </w:drawing>
      </w:r>
    </w:p>
    <w:p w14:paraId="5F374534" w14:textId="77777777" w:rsidR="00915DD2" w:rsidRDefault="00915DD2" w:rsidP="00915DD2">
      <w:pPr>
        <w:ind w:firstLine="480"/>
      </w:pPr>
      <w:r>
        <w:rPr>
          <w:rFonts w:hint="eastAsia"/>
        </w:rPr>
        <w:t>如上图所示，首页分为三个子模块，分别是：注册、登录、公告。</w:t>
      </w:r>
    </w:p>
    <w:p w14:paraId="6666B68D" w14:textId="4591527C" w:rsidR="00915DD2" w:rsidRDefault="00915DD2" w:rsidP="00915DD2">
      <w:pPr>
        <w:ind w:firstLine="480"/>
      </w:pPr>
      <w:r>
        <w:rPr>
          <w:rFonts w:hint="eastAsia"/>
        </w:rPr>
        <w:t>注册：用户根据密钥注册。</w:t>
      </w:r>
    </w:p>
    <w:p w14:paraId="0D763730" w14:textId="73162A6C" w:rsidR="00915DD2" w:rsidRDefault="00915DD2" w:rsidP="00915DD2">
      <w:pPr>
        <w:ind w:firstLine="480"/>
      </w:pPr>
      <w:r>
        <w:rPr>
          <w:rFonts w:hint="eastAsia"/>
        </w:rPr>
        <w:t>登录：用户点击登录按钮进入登录界面并进行密码登录、邮箱验证登录和密码修改。</w:t>
      </w:r>
    </w:p>
    <w:p w14:paraId="23DD1795" w14:textId="34666719" w:rsidR="00915DD2" w:rsidRDefault="00915DD2" w:rsidP="00915DD2">
      <w:pPr>
        <w:ind w:firstLine="480"/>
      </w:pPr>
      <w:r>
        <w:rPr>
          <w:rFonts w:hint="eastAsia"/>
        </w:rPr>
        <w:t>公告：发布物流信息平台重大事项的公告栏。</w:t>
      </w:r>
    </w:p>
    <w:p w14:paraId="1DE73D19" w14:textId="7264C489" w:rsidR="00E57745" w:rsidRDefault="00E57745" w:rsidP="00BE335C">
      <w:pPr>
        <w:pStyle w:val="a8"/>
        <w:spacing w:before="163"/>
      </w:pPr>
      <w:bookmarkStart w:id="22" w:name="_Toc107140833"/>
      <w:r>
        <w:rPr>
          <w:rFonts w:hint="eastAsia"/>
        </w:rPr>
        <w:t>3</w:t>
      </w:r>
      <w:r>
        <w:t>.1.1</w:t>
      </w:r>
      <w:r>
        <w:rPr>
          <w:rFonts w:hint="eastAsia"/>
        </w:rPr>
        <w:t>用户注册</w:t>
      </w:r>
      <w:bookmarkEnd w:id="22"/>
    </w:p>
    <w:p w14:paraId="1ED49F94" w14:textId="52CE6CDD" w:rsidR="00915DD2" w:rsidRDefault="00915DD2" w:rsidP="00915DD2">
      <w:pPr>
        <w:ind w:firstLine="480"/>
      </w:pPr>
      <w:r w:rsidRPr="00915DD2">
        <w:rPr>
          <w:rFonts w:hint="eastAsia"/>
        </w:rPr>
        <w:t>用户点击注册按钮进入注册界面。该页面显示一个密钥输入框、一个邮箱输入框、一个邮箱确认输入框、一个密码输入框、一个密码确认输入框、一个验证码框和一个确认按钮。用户需要在对应输入框输入正确输入，之后点击确认按钮。如果注册成功，则会在之后跳转至首页。若因为各种原因注册失败则弹出注册失败，并报告相关错误，再次返回注册界面。</w:t>
      </w:r>
    </w:p>
    <w:p w14:paraId="54333639" w14:textId="439DF6D0" w:rsidR="00915DD2" w:rsidRDefault="00915DD2" w:rsidP="00915DD2">
      <w:pPr>
        <w:pStyle w:val="af3"/>
      </w:pPr>
      <w:r>
        <w:rPr>
          <w:rFonts w:eastAsia="宋体" w:hint="eastAsia"/>
          <w:noProof/>
        </w:rPr>
        <w:lastRenderedPageBreak/>
        <w:drawing>
          <wp:inline distT="0" distB="0" distL="0" distR="0" wp14:anchorId="6F504602" wp14:editId="6364FF4F">
            <wp:extent cx="2700866" cy="6012298"/>
            <wp:effectExtent l="0" t="0" r="0" b="0"/>
            <wp:docPr id="13" name="图片 1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未命名文件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306" cy="6019956"/>
                    </a:xfrm>
                    <a:prstGeom prst="rect">
                      <a:avLst/>
                    </a:prstGeom>
                    <a:noFill/>
                    <a:ln>
                      <a:noFill/>
                    </a:ln>
                    <a:effectLst/>
                  </pic:spPr>
                </pic:pic>
              </a:graphicData>
            </a:graphic>
          </wp:inline>
        </w:drawing>
      </w:r>
    </w:p>
    <w:p w14:paraId="3C5A2907" w14:textId="5DFAA224" w:rsidR="00E57745" w:rsidRDefault="00E57745" w:rsidP="00BE335C">
      <w:pPr>
        <w:pStyle w:val="a8"/>
        <w:spacing w:before="163"/>
      </w:pPr>
      <w:bookmarkStart w:id="23" w:name="_Toc107140834"/>
      <w:r>
        <w:rPr>
          <w:rFonts w:hint="eastAsia"/>
        </w:rPr>
        <w:t>3</w:t>
      </w:r>
      <w:r>
        <w:t>.1.2</w:t>
      </w:r>
      <w:r>
        <w:rPr>
          <w:rFonts w:hint="eastAsia"/>
        </w:rPr>
        <w:t>用户登录</w:t>
      </w:r>
      <w:bookmarkEnd w:id="23"/>
    </w:p>
    <w:p w14:paraId="732B33D0" w14:textId="5D1FCEF5" w:rsidR="00915DD2" w:rsidRDefault="00915DD2" w:rsidP="00915DD2">
      <w:pPr>
        <w:ind w:firstLine="480"/>
      </w:pPr>
      <w:r w:rsidRPr="00915DD2">
        <w:rPr>
          <w:rFonts w:hint="eastAsia"/>
        </w:rPr>
        <w:t>用户登录流程基本如下图：</w:t>
      </w:r>
    </w:p>
    <w:p w14:paraId="28537FF2" w14:textId="63DB5B03" w:rsidR="00915DD2" w:rsidRDefault="004B0ADF" w:rsidP="004B0ADF">
      <w:pPr>
        <w:pStyle w:val="af3"/>
      </w:pPr>
      <w:r>
        <w:rPr>
          <w:rFonts w:eastAsia="宋体" w:hint="eastAsia"/>
          <w:noProof/>
        </w:rPr>
        <w:lastRenderedPageBreak/>
        <w:drawing>
          <wp:inline distT="0" distB="0" distL="0" distR="0" wp14:anchorId="52C28F2A" wp14:editId="57F1E3A7">
            <wp:extent cx="4740910" cy="5537200"/>
            <wp:effectExtent l="0" t="0" r="0" b="6350"/>
            <wp:docPr id="14" name="图片 1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未命名文件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95"/>
                    <a:stretch/>
                  </pic:blipFill>
                  <pic:spPr bwMode="auto">
                    <a:xfrm>
                      <a:off x="0" y="0"/>
                      <a:ext cx="4743785" cy="5540558"/>
                    </a:xfrm>
                    <a:prstGeom prst="rect">
                      <a:avLst/>
                    </a:prstGeom>
                    <a:noFill/>
                    <a:ln>
                      <a:noFill/>
                    </a:ln>
                    <a:extLst>
                      <a:ext uri="{53640926-AAD7-44D8-BBD7-CCE9431645EC}">
                        <a14:shadowObscured xmlns:a14="http://schemas.microsoft.com/office/drawing/2010/main"/>
                      </a:ext>
                    </a:extLst>
                  </pic:spPr>
                </pic:pic>
              </a:graphicData>
            </a:graphic>
          </wp:inline>
        </w:drawing>
      </w:r>
    </w:p>
    <w:p w14:paraId="713F7B9F" w14:textId="40DE04E7" w:rsidR="004B0ADF" w:rsidRDefault="004B0ADF" w:rsidP="004B0ADF">
      <w:pPr>
        <w:ind w:firstLine="480"/>
      </w:pPr>
      <w:r w:rsidRPr="004B0ADF">
        <w:rPr>
          <w:rFonts w:hint="eastAsia"/>
        </w:rPr>
        <w:t>用户进入登录界面，选择对应登录方式并输入对应登录信息，点击登录按钮进入后台验证；如果验证成功则进入物流信息平台管理界面；如果验证失败则弹出失败原因信息并返回登录界面，如此直至用户信息通过验证，再执行通过验证的后续操作，直到结束；用户同时还可以选择忘记密码选项来进行密码修改。其用例图如下：</w:t>
      </w:r>
    </w:p>
    <w:p w14:paraId="206EEFA8" w14:textId="706313ED" w:rsidR="004B0ADF" w:rsidRDefault="004B0ADF" w:rsidP="004B0ADF">
      <w:pPr>
        <w:pStyle w:val="af3"/>
      </w:pPr>
      <w:r>
        <w:rPr>
          <w:noProof/>
        </w:rPr>
        <w:drawing>
          <wp:inline distT="0" distB="0" distL="0" distR="0" wp14:anchorId="0738FF23" wp14:editId="73670040">
            <wp:extent cx="2226945" cy="1820545"/>
            <wp:effectExtent l="0" t="0" r="0" b="0"/>
            <wp:docPr id="15" name="图片 15"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未命名文件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45" cy="1820545"/>
                    </a:xfrm>
                    <a:prstGeom prst="rect">
                      <a:avLst/>
                    </a:prstGeom>
                    <a:noFill/>
                    <a:ln>
                      <a:noFill/>
                    </a:ln>
                    <a:effectLst/>
                  </pic:spPr>
                </pic:pic>
              </a:graphicData>
            </a:graphic>
          </wp:inline>
        </w:drawing>
      </w:r>
    </w:p>
    <w:p w14:paraId="24006455" w14:textId="77777777" w:rsidR="004B0ADF" w:rsidRPr="004B0ADF" w:rsidRDefault="004B0ADF" w:rsidP="004B0ADF">
      <w:pPr>
        <w:pStyle w:val="af3"/>
      </w:pPr>
    </w:p>
    <w:p w14:paraId="7F3DB92C" w14:textId="5B6FB29D" w:rsidR="00E57745" w:rsidRDefault="00E57745" w:rsidP="00BE335C">
      <w:pPr>
        <w:pStyle w:val="a8"/>
        <w:spacing w:before="163"/>
      </w:pPr>
      <w:bookmarkStart w:id="24" w:name="_Toc107140835"/>
      <w:r>
        <w:rPr>
          <w:rFonts w:hint="eastAsia"/>
        </w:rPr>
        <w:lastRenderedPageBreak/>
        <w:t>3</w:t>
      </w:r>
      <w:r>
        <w:t>.1.3</w:t>
      </w:r>
      <w:r>
        <w:rPr>
          <w:rFonts w:hint="eastAsia"/>
        </w:rPr>
        <w:t>公告</w:t>
      </w:r>
      <w:bookmarkEnd w:id="24"/>
    </w:p>
    <w:p w14:paraId="67241B35" w14:textId="67F53AD0" w:rsidR="00915DD2" w:rsidRDefault="004B0ADF" w:rsidP="00915DD2">
      <w:pPr>
        <w:ind w:firstLine="480"/>
      </w:pPr>
      <w:r w:rsidRPr="004B0ADF">
        <w:rPr>
          <w:rFonts w:hint="eastAsia"/>
        </w:rPr>
        <w:t>公告牌用于显示合作企业信息并提供跳转超链接。整个流程如下所示：</w:t>
      </w:r>
    </w:p>
    <w:p w14:paraId="45DE348C" w14:textId="4309F4E0" w:rsidR="004B0ADF" w:rsidRDefault="004B0ADF" w:rsidP="004B0ADF">
      <w:pPr>
        <w:pStyle w:val="af3"/>
      </w:pPr>
      <w:r>
        <w:rPr>
          <w:rFonts w:eastAsia="宋体" w:hint="eastAsia"/>
          <w:noProof/>
        </w:rPr>
        <w:drawing>
          <wp:inline distT="0" distB="0" distL="0" distR="0" wp14:anchorId="01958C06" wp14:editId="0B17408E">
            <wp:extent cx="1879600" cy="4551427"/>
            <wp:effectExtent l="0" t="0" r="0" b="0"/>
            <wp:docPr id="16" name="图片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未命名文件 (4)"/>
                    <pic:cNvPicPr>
                      <a:picLocks noChangeAspect="1" noChangeArrowheads="1"/>
                    </pic:cNvPicPr>
                  </pic:nvPicPr>
                  <pic:blipFill rotWithShape="1">
                    <a:blip r:embed="rId29">
                      <a:extLst>
                        <a:ext uri="{28A0092B-C50C-407E-A947-70E740481C1C}">
                          <a14:useLocalDpi xmlns:a14="http://schemas.microsoft.com/office/drawing/2010/main" val="0"/>
                        </a:ext>
                      </a:extLst>
                    </a:blip>
                    <a:srcRect r="15523"/>
                    <a:stretch/>
                  </pic:blipFill>
                  <pic:spPr bwMode="auto">
                    <a:xfrm>
                      <a:off x="0" y="0"/>
                      <a:ext cx="1888516" cy="4573017"/>
                    </a:xfrm>
                    <a:prstGeom prst="rect">
                      <a:avLst/>
                    </a:prstGeom>
                    <a:noFill/>
                    <a:ln>
                      <a:noFill/>
                    </a:ln>
                    <a:extLst>
                      <a:ext uri="{53640926-AAD7-44D8-BBD7-CCE9431645EC}">
                        <a14:shadowObscured xmlns:a14="http://schemas.microsoft.com/office/drawing/2010/main"/>
                      </a:ext>
                    </a:extLst>
                  </pic:spPr>
                </pic:pic>
              </a:graphicData>
            </a:graphic>
          </wp:inline>
        </w:drawing>
      </w:r>
    </w:p>
    <w:p w14:paraId="17D8E087" w14:textId="16144508" w:rsidR="00E57745" w:rsidRDefault="00E0307D" w:rsidP="00BE335C">
      <w:pPr>
        <w:pStyle w:val="2"/>
        <w:spacing w:before="163"/>
      </w:pPr>
      <w:bookmarkStart w:id="25" w:name="_Toc107140836"/>
      <w:r>
        <w:rPr>
          <w:rFonts w:hint="eastAsia"/>
        </w:rPr>
        <w:t>3</w:t>
      </w:r>
      <w:r>
        <w:t>.2</w:t>
      </w:r>
      <w:r>
        <w:rPr>
          <w:rFonts w:hint="eastAsia"/>
        </w:rPr>
        <w:t>基础信息管理</w:t>
      </w:r>
      <w:bookmarkEnd w:id="25"/>
    </w:p>
    <w:p w14:paraId="22A8F549" w14:textId="7241285C" w:rsidR="004B0ADF" w:rsidRPr="004B0ADF" w:rsidRDefault="004B0ADF" w:rsidP="004B0ADF">
      <w:pPr>
        <w:ind w:firstLine="480"/>
      </w:pPr>
      <w:r>
        <w:rPr>
          <w:rFonts w:hint="eastAsia"/>
        </w:rPr>
        <w:t>基础信息管理包括员信息管理、公司信息管理、货物信息管理、仓库管理。</w:t>
      </w:r>
    </w:p>
    <w:p w14:paraId="347D9A52" w14:textId="48B658F8" w:rsidR="00E0307D" w:rsidRDefault="00E0307D" w:rsidP="00BE335C">
      <w:pPr>
        <w:pStyle w:val="a8"/>
        <w:spacing w:before="163"/>
      </w:pPr>
      <w:bookmarkStart w:id="26" w:name="_Toc107140837"/>
      <w:r>
        <w:rPr>
          <w:rFonts w:hint="eastAsia"/>
        </w:rPr>
        <w:t>3</w:t>
      </w:r>
      <w:r>
        <w:t>.2.1</w:t>
      </w:r>
      <w:r>
        <w:rPr>
          <w:rFonts w:hint="eastAsia"/>
        </w:rPr>
        <w:t>人员信息管理</w:t>
      </w:r>
      <w:bookmarkEnd w:id="26"/>
    </w:p>
    <w:p w14:paraId="167FF7BD" w14:textId="5EFA587B" w:rsidR="004B0ADF" w:rsidRDefault="00347FF5" w:rsidP="004B0ADF">
      <w:pPr>
        <w:ind w:firstLine="480"/>
      </w:pPr>
      <w:r w:rsidRPr="00347FF5">
        <w:rPr>
          <w:rFonts w:hint="eastAsia"/>
        </w:rPr>
        <w:t>用户点击进入人员管理板块，在这个板块中可以选择信息展示、新增人员、编辑人员和删除人员等功能。点击信息展示会在页面上显示出所有的人员信息。点击新增人员信息后会提示输入新增人员信息，填写完毕后提示录入信息成功。点击编辑人员后选择需要编辑的人员，后可以修改该人员的信息，修改完毕后提示用户修改成功。点击删除人员后，选择需要删除的人员后提示用户删除成功。</w:t>
      </w:r>
    </w:p>
    <w:p w14:paraId="45216191" w14:textId="52EEB500" w:rsidR="00347FF5" w:rsidRDefault="00347FF5" w:rsidP="00347FF5">
      <w:pPr>
        <w:pStyle w:val="af3"/>
      </w:pPr>
      <w:r>
        <w:rPr>
          <w:noProof/>
        </w:rPr>
        <w:lastRenderedPageBreak/>
        <w:drawing>
          <wp:inline distT="0" distB="0" distL="0" distR="0" wp14:anchorId="2AA2A2DC" wp14:editId="0BB67C54">
            <wp:extent cx="4766945" cy="6637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05" b="1122"/>
                    <a:stretch/>
                  </pic:blipFill>
                  <pic:spPr bwMode="auto">
                    <a:xfrm>
                      <a:off x="0" y="0"/>
                      <a:ext cx="4773321" cy="6646745"/>
                    </a:xfrm>
                    <a:prstGeom prst="rect">
                      <a:avLst/>
                    </a:prstGeom>
                    <a:ln>
                      <a:noFill/>
                    </a:ln>
                    <a:extLst>
                      <a:ext uri="{53640926-AAD7-44D8-BBD7-CCE9431645EC}">
                        <a14:shadowObscured xmlns:a14="http://schemas.microsoft.com/office/drawing/2010/main"/>
                      </a:ext>
                    </a:extLst>
                  </pic:spPr>
                </pic:pic>
              </a:graphicData>
            </a:graphic>
          </wp:inline>
        </w:drawing>
      </w:r>
    </w:p>
    <w:p w14:paraId="71A04D0A" w14:textId="72CC4A73" w:rsidR="00E0307D" w:rsidRDefault="00E0307D" w:rsidP="00BE335C">
      <w:pPr>
        <w:pStyle w:val="a8"/>
        <w:spacing w:before="163"/>
      </w:pPr>
      <w:bookmarkStart w:id="27" w:name="_Toc107140838"/>
      <w:r>
        <w:rPr>
          <w:rFonts w:hint="eastAsia"/>
        </w:rPr>
        <w:t>3</w:t>
      </w:r>
      <w:r>
        <w:t>.2.2</w:t>
      </w:r>
      <w:r>
        <w:rPr>
          <w:rFonts w:hint="eastAsia"/>
        </w:rPr>
        <w:t>公司信息管理</w:t>
      </w:r>
      <w:bookmarkEnd w:id="27"/>
    </w:p>
    <w:p w14:paraId="225116DD" w14:textId="5D2E5352" w:rsidR="00347FF5" w:rsidRDefault="00347FF5" w:rsidP="00347FF5">
      <w:pPr>
        <w:ind w:firstLine="480"/>
      </w:pPr>
      <w:r w:rsidRPr="00347FF5">
        <w:rPr>
          <w:rFonts w:hint="eastAsia"/>
        </w:rPr>
        <w:t>点击进入公司信息管理，点击显示公司信息后，显示出公司的各项信息。</w:t>
      </w:r>
    </w:p>
    <w:p w14:paraId="553F5711" w14:textId="53588CA8" w:rsidR="00347FF5" w:rsidRPr="00347FF5" w:rsidRDefault="00347FF5" w:rsidP="00347FF5">
      <w:pPr>
        <w:pStyle w:val="af3"/>
      </w:pPr>
      <w:r>
        <w:rPr>
          <w:noProof/>
        </w:rPr>
        <w:lastRenderedPageBreak/>
        <w:drawing>
          <wp:inline distT="0" distB="0" distL="0" distR="0" wp14:anchorId="0718D8E9" wp14:editId="7FA3D3D1">
            <wp:extent cx="3492262" cy="466513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1174" cy="4677038"/>
                    </a:xfrm>
                    <a:prstGeom prst="rect">
                      <a:avLst/>
                    </a:prstGeom>
                  </pic:spPr>
                </pic:pic>
              </a:graphicData>
            </a:graphic>
          </wp:inline>
        </w:drawing>
      </w:r>
    </w:p>
    <w:p w14:paraId="7AEF98DD" w14:textId="720E3B58" w:rsidR="00E0307D" w:rsidRDefault="00E0307D" w:rsidP="00BE335C">
      <w:pPr>
        <w:pStyle w:val="a8"/>
        <w:spacing w:before="163"/>
      </w:pPr>
      <w:bookmarkStart w:id="28" w:name="_Toc107140839"/>
      <w:r>
        <w:rPr>
          <w:rFonts w:hint="eastAsia"/>
        </w:rPr>
        <w:t>3</w:t>
      </w:r>
      <w:r>
        <w:t>.2.3</w:t>
      </w:r>
      <w:r>
        <w:rPr>
          <w:rFonts w:hint="eastAsia"/>
        </w:rPr>
        <w:t>货物信息管理</w:t>
      </w:r>
      <w:bookmarkEnd w:id="28"/>
    </w:p>
    <w:p w14:paraId="270786AC" w14:textId="23081A3F" w:rsidR="00347FF5" w:rsidRDefault="00347FF5" w:rsidP="00347FF5">
      <w:pPr>
        <w:ind w:firstLine="480"/>
      </w:pPr>
      <w:r w:rsidRPr="00347FF5">
        <w:rPr>
          <w:rFonts w:hint="eastAsia"/>
        </w:rPr>
        <w:t>用户点击进入货物信息管理可以选择显示货物信息或者新增货物功能。选择显示所有货物信息后会显示出所有的货物信息。点击新增货物后提示输入添加货物信息，添加完毕后提示添加成功。</w:t>
      </w:r>
    </w:p>
    <w:p w14:paraId="08E3B5D6" w14:textId="0714189D" w:rsidR="00347FF5" w:rsidRDefault="00347FF5" w:rsidP="00347FF5">
      <w:pPr>
        <w:pStyle w:val="af3"/>
      </w:pPr>
      <w:r>
        <w:rPr>
          <w:noProof/>
        </w:rPr>
        <w:lastRenderedPageBreak/>
        <w:drawing>
          <wp:inline distT="0" distB="0" distL="0" distR="0" wp14:anchorId="2900E4F3" wp14:editId="4E7D549C">
            <wp:extent cx="4275666" cy="67908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470" b="3320"/>
                    <a:stretch/>
                  </pic:blipFill>
                  <pic:spPr bwMode="auto">
                    <a:xfrm>
                      <a:off x="0" y="0"/>
                      <a:ext cx="4283514" cy="6803292"/>
                    </a:xfrm>
                    <a:prstGeom prst="rect">
                      <a:avLst/>
                    </a:prstGeom>
                    <a:ln>
                      <a:noFill/>
                    </a:ln>
                    <a:extLst>
                      <a:ext uri="{53640926-AAD7-44D8-BBD7-CCE9431645EC}">
                        <a14:shadowObscured xmlns:a14="http://schemas.microsoft.com/office/drawing/2010/main"/>
                      </a:ext>
                    </a:extLst>
                  </pic:spPr>
                </pic:pic>
              </a:graphicData>
            </a:graphic>
          </wp:inline>
        </w:drawing>
      </w:r>
    </w:p>
    <w:p w14:paraId="3C048E70" w14:textId="34106E73" w:rsidR="00E0307D" w:rsidRDefault="00E0307D" w:rsidP="00BE335C">
      <w:pPr>
        <w:pStyle w:val="a8"/>
        <w:spacing w:before="163"/>
      </w:pPr>
      <w:bookmarkStart w:id="29" w:name="_Toc107140840"/>
      <w:r>
        <w:rPr>
          <w:rFonts w:hint="eastAsia"/>
        </w:rPr>
        <w:t>3</w:t>
      </w:r>
      <w:r>
        <w:t>.2.4</w:t>
      </w:r>
      <w:r>
        <w:rPr>
          <w:rFonts w:hint="eastAsia"/>
        </w:rPr>
        <w:t>仓库管理</w:t>
      </w:r>
      <w:bookmarkEnd w:id="29"/>
    </w:p>
    <w:p w14:paraId="181464F4" w14:textId="77777777" w:rsidR="00A02947" w:rsidRDefault="00A02947" w:rsidP="00A02947">
      <w:pPr>
        <w:ind w:firstLine="480"/>
      </w:pPr>
      <w:r>
        <w:rPr>
          <w:rFonts w:hint="eastAsia"/>
        </w:rPr>
        <w:t>用户点击仓库管理后可以选择添加仓库，更新从仓库和查看所有仓库信息的功能。</w:t>
      </w:r>
    </w:p>
    <w:p w14:paraId="756A0924" w14:textId="6171A6CD" w:rsidR="00A02947" w:rsidRDefault="00A02947" w:rsidP="00A02947">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w:t>
      </w:r>
    </w:p>
    <w:p w14:paraId="7B95BDAF" w14:textId="582A7583" w:rsidR="00A02947" w:rsidRDefault="00A02947" w:rsidP="00A02947">
      <w:pPr>
        <w:pStyle w:val="af3"/>
      </w:pPr>
      <w:r>
        <w:rPr>
          <w:noProof/>
        </w:rPr>
        <w:lastRenderedPageBreak/>
        <w:drawing>
          <wp:inline distT="0" distB="0" distL="0" distR="0" wp14:anchorId="6496AD41" wp14:editId="4B640BEE">
            <wp:extent cx="5939790" cy="7730066"/>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441"/>
                    <a:stretch/>
                  </pic:blipFill>
                  <pic:spPr bwMode="auto">
                    <a:xfrm>
                      <a:off x="0" y="0"/>
                      <a:ext cx="5939790" cy="7730066"/>
                    </a:xfrm>
                    <a:prstGeom prst="rect">
                      <a:avLst/>
                    </a:prstGeom>
                    <a:ln>
                      <a:noFill/>
                    </a:ln>
                    <a:extLst>
                      <a:ext uri="{53640926-AAD7-44D8-BBD7-CCE9431645EC}">
                        <a14:shadowObscured xmlns:a14="http://schemas.microsoft.com/office/drawing/2010/main"/>
                      </a:ext>
                    </a:extLst>
                  </pic:spPr>
                </pic:pic>
              </a:graphicData>
            </a:graphic>
          </wp:inline>
        </w:drawing>
      </w:r>
    </w:p>
    <w:p w14:paraId="6FEB0A70" w14:textId="707D96E7" w:rsidR="00A02947" w:rsidRDefault="00A02947" w:rsidP="00A02947">
      <w:pPr>
        <w:ind w:firstLine="480"/>
      </w:pPr>
    </w:p>
    <w:p w14:paraId="1D131E39" w14:textId="77777777" w:rsidR="00A02947" w:rsidRDefault="00A02947" w:rsidP="00A02947">
      <w:pPr>
        <w:ind w:firstLine="480"/>
      </w:pPr>
    </w:p>
    <w:p w14:paraId="5EEDFF29" w14:textId="264BC66E" w:rsidR="00E0307D" w:rsidRDefault="00E0307D" w:rsidP="00BE335C">
      <w:pPr>
        <w:pStyle w:val="2"/>
        <w:spacing w:before="163"/>
      </w:pPr>
      <w:bookmarkStart w:id="30" w:name="_Toc107140841"/>
      <w:r>
        <w:rPr>
          <w:rFonts w:hint="eastAsia"/>
        </w:rPr>
        <w:lastRenderedPageBreak/>
        <w:t>3</w:t>
      </w:r>
      <w:r>
        <w:t>.3</w:t>
      </w:r>
      <w:r>
        <w:rPr>
          <w:rFonts w:hint="eastAsia"/>
        </w:rPr>
        <w:t>订单信息管理</w:t>
      </w:r>
      <w:bookmarkEnd w:id="30"/>
    </w:p>
    <w:p w14:paraId="391D1937" w14:textId="77777777" w:rsidR="00A02947" w:rsidRDefault="00A02947" w:rsidP="00A02947">
      <w:pPr>
        <w:ind w:firstLine="480"/>
      </w:pPr>
      <w:r>
        <w:rPr>
          <w:rFonts w:hint="eastAsia"/>
        </w:rPr>
        <w:t>用户点击仓库管理后可以选择添加仓库，更新从仓库和查看所有仓库信息的功能。</w:t>
      </w:r>
    </w:p>
    <w:p w14:paraId="3D8BFA7B" w14:textId="527425EF" w:rsidR="00A02947" w:rsidRDefault="00A02947" w:rsidP="008E071F">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选择添加仓库后可以填写仓库信息，提示用户添加成功。选择更新仓库后，选择入库或者出库，操作成功后提示用户操作成功。选择查看所有仓库信息后，在页面显示出所有的仓库信息列表。活动图如下：</w:t>
      </w:r>
    </w:p>
    <w:p w14:paraId="6AB6DDF2" w14:textId="7C4B2B9B" w:rsidR="00A02947" w:rsidRPr="00A02947" w:rsidRDefault="008E071F" w:rsidP="00A02947">
      <w:pPr>
        <w:pStyle w:val="af3"/>
      </w:pPr>
      <w:r>
        <w:rPr>
          <w:noProof/>
        </w:rPr>
        <w:drawing>
          <wp:inline distT="0" distB="0" distL="0" distR="0" wp14:anchorId="6AD4DDB4" wp14:editId="7267FDCD">
            <wp:extent cx="4883188" cy="704426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76" b="4204"/>
                    <a:stretch/>
                  </pic:blipFill>
                  <pic:spPr bwMode="auto">
                    <a:xfrm>
                      <a:off x="0" y="0"/>
                      <a:ext cx="4898250" cy="7065994"/>
                    </a:xfrm>
                    <a:prstGeom prst="rect">
                      <a:avLst/>
                    </a:prstGeom>
                    <a:ln>
                      <a:noFill/>
                    </a:ln>
                    <a:extLst>
                      <a:ext uri="{53640926-AAD7-44D8-BBD7-CCE9431645EC}">
                        <a14:shadowObscured xmlns:a14="http://schemas.microsoft.com/office/drawing/2010/main"/>
                      </a:ext>
                    </a:extLst>
                  </pic:spPr>
                </pic:pic>
              </a:graphicData>
            </a:graphic>
          </wp:inline>
        </w:drawing>
      </w:r>
    </w:p>
    <w:p w14:paraId="0496C3DE" w14:textId="1A80868E" w:rsidR="007D0476" w:rsidRDefault="007D0476" w:rsidP="00BE335C">
      <w:pPr>
        <w:pStyle w:val="2"/>
        <w:spacing w:before="163"/>
      </w:pPr>
      <w:bookmarkStart w:id="31" w:name="_Toc107140842"/>
      <w:r>
        <w:rPr>
          <w:rFonts w:hint="eastAsia"/>
        </w:rPr>
        <w:lastRenderedPageBreak/>
        <w:t>3</w:t>
      </w:r>
      <w:r>
        <w:t>.4</w:t>
      </w:r>
      <w:r>
        <w:rPr>
          <w:rFonts w:hint="eastAsia"/>
        </w:rPr>
        <w:t>配送信息管理</w:t>
      </w:r>
      <w:bookmarkEnd w:id="31"/>
    </w:p>
    <w:p w14:paraId="4FB6AA69" w14:textId="39BB0FB5" w:rsidR="008E071F" w:rsidRDefault="008E071F" w:rsidP="008E071F">
      <w:pPr>
        <w:ind w:firstLine="480"/>
      </w:pPr>
      <w:r w:rsidRPr="008E071F">
        <w:rPr>
          <w:rFonts w:hint="eastAsia"/>
        </w:rPr>
        <w:t>用户进入配送信息管理界面，该页面中显示当前数据库中存放的配送信息。此时若用户不做操作，则界面不做响应。用户点击新增配送按钮，弹出窗口让用户填写配送相关信息，用户点击确认，将该条配送信息存入数据库，刷新配送信息管理界面，回到开始状态。用户点击编辑配送按钮，弹出窗口显示当前配送信息，用户可以对其进行修改。点击确认，修改后的新配送信息同步到数据库，刷新配送信息管理界面，回到开始状态。用户点击单条配送信息对应的审核配送按钮，弹出对话框显示当前详细配送信息，用户审核后点击通过或不通过，更新配送信息审核结果，回到开始状态</w:t>
      </w:r>
      <w:r>
        <w:rPr>
          <w:rFonts w:hint="eastAsia"/>
        </w:rPr>
        <w:t>。活动图如下：</w:t>
      </w:r>
    </w:p>
    <w:p w14:paraId="585672A9" w14:textId="6DD8E873" w:rsidR="008E071F" w:rsidRPr="008E071F" w:rsidRDefault="008E071F" w:rsidP="008E071F">
      <w:pPr>
        <w:pStyle w:val="af3"/>
      </w:pPr>
      <w:r>
        <w:rPr>
          <w:noProof/>
        </w:rPr>
        <w:drawing>
          <wp:inline distT="0" distB="0" distL="0" distR="0" wp14:anchorId="355A6E40" wp14:editId="4E79AE31">
            <wp:extent cx="6032951" cy="65532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753" b="3986"/>
                    <a:stretch/>
                  </pic:blipFill>
                  <pic:spPr bwMode="auto">
                    <a:xfrm>
                      <a:off x="0" y="0"/>
                      <a:ext cx="6035657" cy="6556140"/>
                    </a:xfrm>
                    <a:prstGeom prst="rect">
                      <a:avLst/>
                    </a:prstGeom>
                    <a:ln>
                      <a:noFill/>
                    </a:ln>
                    <a:extLst>
                      <a:ext uri="{53640926-AAD7-44D8-BBD7-CCE9431645EC}">
                        <a14:shadowObscured xmlns:a14="http://schemas.microsoft.com/office/drawing/2010/main"/>
                      </a:ext>
                    </a:extLst>
                  </pic:spPr>
                </pic:pic>
              </a:graphicData>
            </a:graphic>
          </wp:inline>
        </w:drawing>
      </w:r>
    </w:p>
    <w:p w14:paraId="494A828D" w14:textId="3FE5CF22" w:rsidR="007D0476" w:rsidRDefault="007D0476" w:rsidP="00BE335C">
      <w:pPr>
        <w:pStyle w:val="2"/>
        <w:spacing w:before="163"/>
      </w:pPr>
      <w:bookmarkStart w:id="32" w:name="_Toc107140843"/>
      <w:r>
        <w:rPr>
          <w:rFonts w:hint="eastAsia"/>
        </w:rPr>
        <w:lastRenderedPageBreak/>
        <w:t>3</w:t>
      </w:r>
      <w:r>
        <w:t>.5</w:t>
      </w:r>
      <w:r>
        <w:rPr>
          <w:rFonts w:hint="eastAsia"/>
        </w:rPr>
        <w:t>运输信息管理</w:t>
      </w:r>
      <w:bookmarkEnd w:id="32"/>
    </w:p>
    <w:p w14:paraId="6E481F0B" w14:textId="5099C076" w:rsidR="00542CBB" w:rsidRDefault="00542CBB" w:rsidP="00542CBB">
      <w:pPr>
        <w:ind w:firstLine="480"/>
      </w:pPr>
      <w:r w:rsidRPr="00542CBB">
        <w:rPr>
          <w:rFonts w:hint="eastAsia"/>
        </w:rPr>
        <w:t>用户进入车辆信息展示界面，界面列出现有数据库中的车辆信息。若用户不做交互，则界面不产生响应。若用户点击添加车辆按钮，则弹出窗口让用户输入车辆信息。用户输入结束后点击验证</w:t>
      </w:r>
      <w:r w:rsidRPr="00542CBB">
        <w:rPr>
          <w:rFonts w:hint="eastAsia"/>
        </w:rPr>
        <w:t>(</w:t>
      </w:r>
      <w:r w:rsidRPr="00542CBB">
        <w:rPr>
          <w:rFonts w:hint="eastAsia"/>
        </w:rPr>
        <w:t>确认</w:t>
      </w:r>
      <w:r w:rsidRPr="00542CBB">
        <w:rPr>
          <w:rFonts w:hint="eastAsia"/>
        </w:rPr>
        <w:t>)</w:t>
      </w:r>
      <w:r w:rsidRPr="00542CBB">
        <w:rPr>
          <w:rFonts w:hint="eastAsia"/>
        </w:rPr>
        <w:t>按钮，后台验证用户输入的车辆信息是否有效，若有效则将信息添加到数据库中，添加车辆操作结束，返回并刷新车辆信息展示界面。若用户输入的车辆信息验证无效，则提示用户并阻塞在该界面</w:t>
      </w:r>
      <w:r>
        <w:rPr>
          <w:rFonts w:hint="eastAsia"/>
        </w:rPr>
        <w:t>。活动图如下：</w:t>
      </w:r>
    </w:p>
    <w:p w14:paraId="35795392" w14:textId="5E558898" w:rsidR="00542CBB" w:rsidRPr="00542CBB" w:rsidRDefault="00542CBB" w:rsidP="00542CBB">
      <w:pPr>
        <w:pStyle w:val="af3"/>
      </w:pPr>
      <w:r>
        <w:rPr>
          <w:noProof/>
        </w:rPr>
        <w:drawing>
          <wp:inline distT="0" distB="0" distL="0" distR="0" wp14:anchorId="126614F9" wp14:editId="0C363A76">
            <wp:extent cx="4463965" cy="6968067"/>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76" b="6298"/>
                    <a:stretch/>
                  </pic:blipFill>
                  <pic:spPr bwMode="auto">
                    <a:xfrm>
                      <a:off x="0" y="0"/>
                      <a:ext cx="4480971" cy="6994613"/>
                    </a:xfrm>
                    <a:prstGeom prst="rect">
                      <a:avLst/>
                    </a:prstGeom>
                    <a:ln>
                      <a:noFill/>
                    </a:ln>
                    <a:extLst>
                      <a:ext uri="{53640926-AAD7-44D8-BBD7-CCE9431645EC}">
                        <a14:shadowObscured xmlns:a14="http://schemas.microsoft.com/office/drawing/2010/main"/>
                      </a:ext>
                    </a:extLst>
                  </pic:spPr>
                </pic:pic>
              </a:graphicData>
            </a:graphic>
          </wp:inline>
        </w:drawing>
      </w:r>
    </w:p>
    <w:p w14:paraId="5CFEFBA9" w14:textId="3C225B5A" w:rsidR="007D0476" w:rsidRDefault="007D0476" w:rsidP="00BE335C">
      <w:pPr>
        <w:pStyle w:val="2"/>
        <w:spacing w:before="163"/>
      </w:pPr>
      <w:bookmarkStart w:id="33" w:name="_Toc107140844"/>
      <w:r>
        <w:rPr>
          <w:rFonts w:hint="eastAsia"/>
        </w:rPr>
        <w:lastRenderedPageBreak/>
        <w:t>3</w:t>
      </w:r>
      <w:r>
        <w:t>.6</w:t>
      </w:r>
      <w:r>
        <w:rPr>
          <w:rFonts w:hint="eastAsia"/>
        </w:rPr>
        <w:t>数据分析管理</w:t>
      </w:r>
      <w:bookmarkEnd w:id="33"/>
    </w:p>
    <w:p w14:paraId="2C923CC0" w14:textId="14515BFA" w:rsidR="007D0476" w:rsidRDefault="007D0476" w:rsidP="00BE335C">
      <w:pPr>
        <w:pStyle w:val="2"/>
        <w:spacing w:before="163"/>
      </w:pPr>
      <w:bookmarkStart w:id="34" w:name="_Toc107140845"/>
      <w:r>
        <w:rPr>
          <w:rFonts w:hint="eastAsia"/>
        </w:rPr>
        <w:t>3.</w:t>
      </w:r>
      <w:r>
        <w:t>7</w:t>
      </w:r>
      <w:r>
        <w:rPr>
          <w:rFonts w:hint="eastAsia"/>
        </w:rPr>
        <w:tab/>
      </w:r>
      <w:r>
        <w:rPr>
          <w:rFonts w:hint="eastAsia"/>
        </w:rPr>
        <w:t>二期开发</w:t>
      </w:r>
      <w:bookmarkEnd w:id="34"/>
    </w:p>
    <w:p w14:paraId="01316F31" w14:textId="59A812BE" w:rsidR="007D0476" w:rsidRDefault="007D0476" w:rsidP="00BE335C">
      <w:pPr>
        <w:pStyle w:val="a8"/>
        <w:spacing w:before="163"/>
      </w:pPr>
      <w:bookmarkStart w:id="35" w:name="_Toc107140846"/>
      <w:r>
        <w:rPr>
          <w:rFonts w:hint="eastAsia"/>
        </w:rPr>
        <w:t>3.</w:t>
      </w:r>
      <w:r>
        <w:t>7</w:t>
      </w:r>
      <w:r>
        <w:rPr>
          <w:rFonts w:hint="eastAsia"/>
        </w:rPr>
        <w:t xml:space="preserve">.1 </w:t>
      </w:r>
      <w:r>
        <w:rPr>
          <w:rFonts w:hint="eastAsia"/>
        </w:rPr>
        <w:t>实现企业的收费管理</w:t>
      </w:r>
      <w:bookmarkEnd w:id="35"/>
    </w:p>
    <w:p w14:paraId="60834B51" w14:textId="77777777" w:rsidR="007D0476" w:rsidRDefault="007D0476" w:rsidP="007D0476">
      <w:pPr>
        <w:ind w:firstLine="480"/>
      </w:pPr>
      <w:r>
        <w:rPr>
          <w:rFonts w:hint="eastAsia"/>
        </w:rPr>
        <w:t>对企业收费条件进行管理。</w:t>
      </w:r>
    </w:p>
    <w:p w14:paraId="67EEE95E" w14:textId="77777777" w:rsidR="007D0476" w:rsidRDefault="007D0476" w:rsidP="00BE335C">
      <w:pPr>
        <w:pStyle w:val="1"/>
        <w:spacing w:before="163"/>
      </w:pPr>
      <w:bookmarkStart w:id="36" w:name="_Toc107140847"/>
      <w:r>
        <w:rPr>
          <w:rFonts w:hint="eastAsia"/>
        </w:rPr>
        <w:t>4.</w:t>
      </w:r>
      <w:r>
        <w:rPr>
          <w:rFonts w:hint="eastAsia"/>
        </w:rPr>
        <w:tab/>
      </w:r>
      <w:r>
        <w:rPr>
          <w:rFonts w:hint="eastAsia"/>
        </w:rPr>
        <w:t>性能</w:t>
      </w:r>
      <w:bookmarkEnd w:id="36"/>
    </w:p>
    <w:p w14:paraId="537BB3DB" w14:textId="77777777" w:rsidR="007D0476" w:rsidRDefault="007D0476" w:rsidP="007D0476">
      <w:pPr>
        <w:ind w:firstLine="480"/>
      </w:pPr>
      <w:r>
        <w:rPr>
          <w:rFonts w:hint="eastAsia"/>
        </w:rPr>
        <w:t>所有企业信息，个人信息的响应时间不应该超过</w:t>
      </w:r>
      <w:r>
        <w:rPr>
          <w:rFonts w:hint="eastAsia"/>
        </w:rPr>
        <w:t>20</w:t>
      </w:r>
      <w:r>
        <w:rPr>
          <w:rFonts w:hint="eastAsia"/>
        </w:rPr>
        <w:t>秒。</w:t>
      </w:r>
    </w:p>
    <w:p w14:paraId="4BAFCA4D" w14:textId="77777777" w:rsidR="007D0476" w:rsidRDefault="007D0476" w:rsidP="00BE335C">
      <w:pPr>
        <w:pStyle w:val="1"/>
        <w:spacing w:before="163"/>
      </w:pPr>
      <w:bookmarkStart w:id="37" w:name="_Toc107140848"/>
      <w:r>
        <w:rPr>
          <w:rFonts w:hint="eastAsia"/>
        </w:rPr>
        <w:t>5.</w:t>
      </w:r>
      <w:r>
        <w:rPr>
          <w:rFonts w:hint="eastAsia"/>
        </w:rPr>
        <w:tab/>
      </w:r>
      <w:r>
        <w:rPr>
          <w:rFonts w:hint="eastAsia"/>
        </w:rPr>
        <w:t>接口</w:t>
      </w:r>
      <w:bookmarkEnd w:id="37"/>
    </w:p>
    <w:p w14:paraId="31F0BB79" w14:textId="77777777" w:rsidR="007D0476" w:rsidRDefault="007D0476" w:rsidP="00BE335C">
      <w:pPr>
        <w:pStyle w:val="2"/>
        <w:spacing w:before="163"/>
      </w:pPr>
      <w:bookmarkStart w:id="38" w:name="_Toc107140849"/>
      <w:r>
        <w:rPr>
          <w:rFonts w:hint="eastAsia"/>
        </w:rPr>
        <w:t>5.1</w:t>
      </w:r>
      <w:r>
        <w:rPr>
          <w:rFonts w:hint="eastAsia"/>
        </w:rPr>
        <w:tab/>
      </w:r>
      <w:r>
        <w:rPr>
          <w:rFonts w:hint="eastAsia"/>
        </w:rPr>
        <w:t>软件接口</w:t>
      </w:r>
      <w:bookmarkEnd w:id="38"/>
    </w:p>
    <w:p w14:paraId="7B54E014" w14:textId="77777777" w:rsidR="007D0476" w:rsidRDefault="007D0476" w:rsidP="007D0476">
      <w:pPr>
        <w:ind w:firstLine="480"/>
      </w:pPr>
      <w:r>
        <w:rPr>
          <w:rFonts w:hint="eastAsia"/>
        </w:rPr>
        <w:t>1.</w:t>
      </w:r>
      <w:r>
        <w:rPr>
          <w:rFonts w:hint="eastAsia"/>
        </w:rPr>
        <w:tab/>
      </w:r>
      <w:r>
        <w:rPr>
          <w:rFonts w:hint="eastAsia"/>
        </w:rPr>
        <w:t>邮件发送接口（</w:t>
      </w:r>
      <w:r>
        <w:rPr>
          <w:rFonts w:hint="eastAsia"/>
        </w:rPr>
        <w:t>JAVAMAIL</w:t>
      </w:r>
      <w:r>
        <w:rPr>
          <w:rFonts w:hint="eastAsia"/>
        </w:rPr>
        <w:t>）</w:t>
      </w:r>
    </w:p>
    <w:p w14:paraId="02255847" w14:textId="77777777" w:rsidR="007D0476" w:rsidRDefault="007D0476" w:rsidP="007D0476">
      <w:pPr>
        <w:ind w:firstLine="480"/>
      </w:pPr>
      <w:r>
        <w:rPr>
          <w:rFonts w:hint="eastAsia"/>
        </w:rPr>
        <w:t>2.</w:t>
      </w:r>
      <w:r>
        <w:rPr>
          <w:rFonts w:hint="eastAsia"/>
        </w:rPr>
        <w:tab/>
      </w:r>
      <w:r>
        <w:rPr>
          <w:rFonts w:hint="eastAsia"/>
        </w:rPr>
        <w:t>数据密码加密</w:t>
      </w:r>
      <w:r>
        <w:rPr>
          <w:rFonts w:hint="eastAsia"/>
        </w:rPr>
        <w:t>(MD5)</w:t>
      </w:r>
    </w:p>
    <w:p w14:paraId="6DB85CC1" w14:textId="77777777" w:rsidR="007D0476" w:rsidRDefault="007D0476" w:rsidP="007D0476">
      <w:pPr>
        <w:ind w:firstLine="480"/>
      </w:pPr>
      <w:r>
        <w:rPr>
          <w:rFonts w:hint="eastAsia"/>
        </w:rPr>
        <w:t>3.</w:t>
      </w:r>
      <w:r>
        <w:rPr>
          <w:rFonts w:hint="eastAsia"/>
        </w:rPr>
        <w:tab/>
      </w:r>
      <w:r>
        <w:rPr>
          <w:rFonts w:hint="eastAsia"/>
        </w:rPr>
        <w:t>文件上传下载（</w:t>
      </w:r>
      <w:r>
        <w:rPr>
          <w:rFonts w:hint="eastAsia"/>
        </w:rPr>
        <w:t>SmartUpload</w:t>
      </w:r>
      <w:r>
        <w:rPr>
          <w:rFonts w:hint="eastAsia"/>
        </w:rPr>
        <w:t>）</w:t>
      </w:r>
    </w:p>
    <w:p w14:paraId="0D1754D4" w14:textId="32FD9F8D" w:rsidR="007D0476" w:rsidRDefault="007D0476" w:rsidP="007D0476">
      <w:pPr>
        <w:ind w:firstLine="480"/>
      </w:pPr>
      <w:r>
        <w:rPr>
          <w:rFonts w:hint="eastAsia"/>
        </w:rPr>
        <w:t>4.</w:t>
      </w:r>
      <w:r>
        <w:rPr>
          <w:rFonts w:hint="eastAsia"/>
        </w:rPr>
        <w:tab/>
      </w:r>
      <w:r>
        <w:rPr>
          <w:rFonts w:hint="eastAsia"/>
        </w:rPr>
        <w:t>日期选择（</w:t>
      </w:r>
      <w:r>
        <w:rPr>
          <w:rFonts w:hint="eastAsia"/>
        </w:rPr>
        <w:t>WDATEPICKER</w:t>
      </w:r>
      <w:r>
        <w:rPr>
          <w:rFonts w:hint="eastAsia"/>
        </w:rPr>
        <w:t>）</w:t>
      </w:r>
    </w:p>
    <w:p w14:paraId="46DEA9E8" w14:textId="2D032B5F" w:rsidR="007C374B" w:rsidRDefault="007C374B" w:rsidP="007D0476">
      <w:pPr>
        <w:ind w:firstLine="480"/>
      </w:pPr>
    </w:p>
    <w:p w14:paraId="6DA39B7F" w14:textId="38915BFC" w:rsidR="007C374B" w:rsidRDefault="007C374B" w:rsidP="007D0476">
      <w:pPr>
        <w:ind w:firstLine="480"/>
      </w:pPr>
    </w:p>
    <w:p w14:paraId="3B82AE56" w14:textId="1F66E047" w:rsidR="007C374B" w:rsidRDefault="007C374B" w:rsidP="007D0476">
      <w:pPr>
        <w:ind w:firstLine="480"/>
      </w:pPr>
    </w:p>
    <w:p w14:paraId="48B6BEC3" w14:textId="25C116CF" w:rsidR="007C374B" w:rsidRDefault="007C374B" w:rsidP="007D0476">
      <w:pPr>
        <w:ind w:firstLine="480"/>
      </w:pPr>
    </w:p>
    <w:p w14:paraId="7B94C01D" w14:textId="149B0C3A" w:rsidR="007C374B" w:rsidRDefault="007C374B" w:rsidP="007D0476">
      <w:pPr>
        <w:ind w:firstLine="480"/>
      </w:pPr>
    </w:p>
    <w:p w14:paraId="1B30D1EF" w14:textId="3AF26E87" w:rsidR="007C374B" w:rsidRDefault="007C374B" w:rsidP="007D0476">
      <w:pPr>
        <w:ind w:firstLine="480"/>
      </w:pPr>
    </w:p>
    <w:p w14:paraId="01870D6F" w14:textId="351B0D61" w:rsidR="007C374B" w:rsidRDefault="007C374B" w:rsidP="007D0476">
      <w:pPr>
        <w:ind w:firstLine="480"/>
      </w:pPr>
    </w:p>
    <w:p w14:paraId="69DD029A" w14:textId="5EB9B468" w:rsidR="007C374B" w:rsidRDefault="007C374B" w:rsidP="007D0476">
      <w:pPr>
        <w:ind w:firstLine="480"/>
      </w:pPr>
    </w:p>
    <w:p w14:paraId="154AF5DE" w14:textId="77C6F154" w:rsidR="007C374B" w:rsidRDefault="007C374B" w:rsidP="007D0476">
      <w:pPr>
        <w:ind w:firstLine="480"/>
      </w:pPr>
    </w:p>
    <w:p w14:paraId="26251FC0" w14:textId="793FC284" w:rsidR="007C374B" w:rsidRDefault="007C374B" w:rsidP="007D0476">
      <w:pPr>
        <w:ind w:firstLine="480"/>
      </w:pPr>
    </w:p>
    <w:p w14:paraId="1E1643E2" w14:textId="5736E761" w:rsidR="007C374B" w:rsidRDefault="007C374B" w:rsidP="007D0476">
      <w:pPr>
        <w:ind w:firstLine="480"/>
      </w:pPr>
    </w:p>
    <w:p w14:paraId="70574981" w14:textId="5FABCED3" w:rsidR="007C374B" w:rsidRDefault="007C374B" w:rsidP="007D0476">
      <w:pPr>
        <w:ind w:firstLine="480"/>
      </w:pPr>
    </w:p>
    <w:p w14:paraId="5D2A6352" w14:textId="3E31257E" w:rsidR="007C374B" w:rsidRDefault="007C374B" w:rsidP="007D0476">
      <w:pPr>
        <w:ind w:firstLine="480"/>
      </w:pPr>
    </w:p>
    <w:p w14:paraId="7E783168" w14:textId="640C4C6E" w:rsidR="007C374B" w:rsidRDefault="007C374B" w:rsidP="007D0476">
      <w:pPr>
        <w:ind w:firstLine="480"/>
      </w:pPr>
    </w:p>
    <w:p w14:paraId="46DCF64C" w14:textId="25E18F63" w:rsidR="007C374B" w:rsidRDefault="007C374B" w:rsidP="007D0476">
      <w:pPr>
        <w:ind w:firstLine="480"/>
      </w:pPr>
    </w:p>
    <w:p w14:paraId="59469145" w14:textId="033FE8C6" w:rsidR="007C374B" w:rsidRDefault="007C374B" w:rsidP="007D0476">
      <w:pPr>
        <w:ind w:firstLine="480"/>
      </w:pPr>
    </w:p>
    <w:p w14:paraId="45D1AC33" w14:textId="17C80A2E" w:rsidR="007C374B" w:rsidRDefault="007C374B" w:rsidP="007D0476">
      <w:pPr>
        <w:ind w:firstLine="480"/>
      </w:pPr>
    </w:p>
    <w:p w14:paraId="703B5588" w14:textId="2F4D45E8" w:rsidR="007C374B" w:rsidRDefault="007C374B" w:rsidP="007D0476">
      <w:pPr>
        <w:ind w:firstLine="480"/>
      </w:pPr>
    </w:p>
    <w:p w14:paraId="427FA6BA" w14:textId="362C186B" w:rsidR="007C374B" w:rsidRDefault="007C374B" w:rsidP="007D0476">
      <w:pPr>
        <w:ind w:firstLine="480"/>
      </w:pPr>
    </w:p>
    <w:p w14:paraId="001EB89B" w14:textId="77777777" w:rsidR="007C374B" w:rsidRPr="006411F4" w:rsidRDefault="007C374B" w:rsidP="007C374B">
      <w:pPr>
        <w:ind w:firstLineChars="0" w:firstLine="0"/>
      </w:pPr>
    </w:p>
    <w:sectPr w:rsidR="007C374B" w:rsidRPr="006411F4" w:rsidSect="008A1D89">
      <w:headerReference w:type="default" r:id="rId37"/>
      <w:footerReference w:type="default" r:id="rId38"/>
      <w:pgSz w:w="11906" w:h="16838" w:code="9"/>
      <w:pgMar w:top="1418" w:right="1134" w:bottom="1418" w:left="1418" w:header="737"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117C" w14:textId="77777777" w:rsidR="005C0A7C" w:rsidRDefault="005C0A7C" w:rsidP="00A50982">
      <w:pPr>
        <w:spacing w:line="240" w:lineRule="auto"/>
        <w:ind w:firstLine="480"/>
      </w:pPr>
      <w:r>
        <w:separator/>
      </w:r>
    </w:p>
  </w:endnote>
  <w:endnote w:type="continuationSeparator" w:id="0">
    <w:p w14:paraId="685AD11B" w14:textId="77777777" w:rsidR="005C0A7C" w:rsidRDefault="005C0A7C" w:rsidP="00A509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403F" w14:textId="77777777" w:rsidR="00617776" w:rsidRDefault="006177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CE50" w14:textId="13DF0A49" w:rsidR="00C5535E" w:rsidRDefault="00C5535E">
    <w:pPr>
      <w:pStyle w:val="a5"/>
      <w:ind w:firstLine="360"/>
      <w:jc w:val="right"/>
    </w:pPr>
  </w:p>
  <w:p w14:paraId="697FB2FF" w14:textId="77777777" w:rsidR="00617776" w:rsidRDefault="006177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2254" w14:textId="77777777" w:rsidR="00617776" w:rsidRDefault="0061777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50430"/>
      <w:docPartObj>
        <w:docPartGallery w:val="Page Numbers (Bottom of Page)"/>
        <w:docPartUnique/>
      </w:docPartObj>
    </w:sdtPr>
    <w:sdtEndPr/>
    <w:sdtContent>
      <w:p w14:paraId="00C3C805" w14:textId="4FD8B2B7" w:rsidR="00C5535E" w:rsidRDefault="00C5535E">
        <w:pPr>
          <w:pStyle w:val="a5"/>
          <w:ind w:firstLine="360"/>
          <w:jc w:val="right"/>
        </w:pPr>
        <w:r>
          <w:rPr>
            <w:rFonts w:hint="eastAsia"/>
          </w:rPr>
          <w:t>第</w:t>
        </w:r>
        <w:r>
          <w:fldChar w:fldCharType="begin"/>
        </w:r>
        <w:r>
          <w:instrText>PAGE   \* MERGEFORMAT</w:instrText>
        </w:r>
        <w:r>
          <w:fldChar w:fldCharType="separate"/>
        </w:r>
        <w:r>
          <w:rPr>
            <w:lang w:val="zh-CN"/>
          </w:rPr>
          <w:t>2</w:t>
        </w:r>
        <w:r>
          <w:fldChar w:fldCharType="end"/>
        </w:r>
        <w:r>
          <w:rPr>
            <w:rFonts w:hint="eastAsia"/>
          </w:rPr>
          <w:t>页，共</w:t>
        </w:r>
        <w:r w:rsidR="007C374B">
          <w:t>19</w:t>
        </w:r>
        <w:r>
          <w:rPr>
            <w:rFonts w:hint="eastAsia"/>
          </w:rPr>
          <w:t>页</w:t>
        </w:r>
        <w:r>
          <w:rPr>
            <w:rFonts w:hint="eastAsia"/>
          </w:rPr>
          <w:t xml:space="preserve"> </w:t>
        </w:r>
      </w:p>
    </w:sdtContent>
  </w:sdt>
  <w:p w14:paraId="71DD269B" w14:textId="77777777" w:rsidR="00C5535E" w:rsidRDefault="00C5535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6064" w14:textId="77777777" w:rsidR="005C0A7C" w:rsidRDefault="005C0A7C" w:rsidP="00A50982">
      <w:pPr>
        <w:spacing w:line="240" w:lineRule="auto"/>
        <w:ind w:firstLine="480"/>
      </w:pPr>
      <w:r>
        <w:separator/>
      </w:r>
    </w:p>
  </w:footnote>
  <w:footnote w:type="continuationSeparator" w:id="0">
    <w:p w14:paraId="3C1C434A" w14:textId="77777777" w:rsidR="005C0A7C" w:rsidRDefault="005C0A7C" w:rsidP="00A5098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88F5" w14:textId="77777777" w:rsidR="00617776" w:rsidRDefault="0061777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95CB" w14:textId="2873E880" w:rsidR="00617776" w:rsidRDefault="00617776" w:rsidP="0061777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CD46" w14:textId="77777777" w:rsidR="00617776" w:rsidRDefault="00617776" w:rsidP="007C37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83C8" w14:textId="39869C08" w:rsidR="007C374B" w:rsidRPr="008A1D89" w:rsidRDefault="008A1D89" w:rsidP="009E7231">
    <w:pPr>
      <w:ind w:firstLineChars="0" w:firstLine="0"/>
      <w:rPr>
        <w:rFonts w:ascii="宋体" w:hAnsi="宋体"/>
        <w:sz w:val="20"/>
        <w:szCs w:val="20"/>
        <w:u w:val="single"/>
      </w:rPr>
    </w:pPr>
    <w:r w:rsidRPr="008A1D89">
      <w:rPr>
        <w:rFonts w:ascii="宋体" w:hAnsi="宋体" w:hint="eastAsia"/>
        <w:sz w:val="20"/>
        <w:szCs w:val="20"/>
        <w:u w:val="single"/>
      </w:rPr>
      <w:t>软件需求归约</w:t>
    </w:r>
    <w:r w:rsidRPr="008A1D89">
      <w:rPr>
        <w:rFonts w:ascii="宋体" w:hAnsi="宋体"/>
        <w:sz w:val="20"/>
        <w:szCs w:val="20"/>
        <w:u w:val="single"/>
      </w:rPr>
      <w:ptab w:relativeTo="margin" w:alignment="center" w:leader="none"/>
    </w:r>
    <w:r w:rsidR="004734FA">
      <w:rPr>
        <w:rFonts w:ascii="宋体" w:hAnsi="宋体" w:hint="eastAsia"/>
        <w:sz w:val="20"/>
        <w:szCs w:val="20"/>
        <w:u w:val="single"/>
      </w:rPr>
      <w:t>第2组</w:t>
    </w:r>
    <w:r w:rsidRPr="008A1D89">
      <w:rPr>
        <w:rFonts w:ascii="宋体" w:hAnsi="宋体"/>
        <w:sz w:val="20"/>
        <w:szCs w:val="20"/>
        <w:u w:val="single"/>
      </w:rPr>
      <w:ptab w:relativeTo="margin" w:alignment="right" w:leader="none"/>
    </w:r>
    <w:r w:rsidRPr="008A1D89">
      <w:rPr>
        <w:rFonts w:ascii="宋体" w:hAnsi="宋体" w:hint="eastAsia"/>
        <w:sz w:val="20"/>
        <w:szCs w:val="20"/>
        <w:u w:val="single"/>
      </w:rPr>
      <w:t>&lt;攀枝花物流系统&gt;</w:t>
    </w:r>
    <w:r w:rsidRPr="008A1D89">
      <w:rPr>
        <w:rFonts w:ascii="宋体" w:hAnsi="宋体"/>
        <w:sz w:val="20"/>
        <w:szCs w:val="20"/>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5C6"/>
    <w:multiLevelType w:val="hybridMultilevel"/>
    <w:tmpl w:val="8F704870"/>
    <w:lvl w:ilvl="0" w:tplc="86F282F8">
      <w:numFmt w:val="bullet"/>
      <w:lvlText w:val=""/>
      <w:lvlJc w:val="left"/>
      <w:pPr>
        <w:ind w:left="455" w:hanging="360"/>
      </w:pPr>
      <w:rPr>
        <w:rFonts w:ascii="Symbol" w:eastAsia="Symbol" w:hAnsi="Symbol" w:cs="Symbol" w:hint="default"/>
        <w:w w:val="100"/>
        <w:sz w:val="22"/>
        <w:szCs w:val="22"/>
        <w:lang w:val="en-US" w:eastAsia="en-US" w:bidi="en-US"/>
      </w:rPr>
    </w:lvl>
    <w:lvl w:ilvl="1" w:tplc="04F0D500">
      <w:numFmt w:val="bullet"/>
      <w:lvlText w:val="•"/>
      <w:lvlJc w:val="left"/>
      <w:pPr>
        <w:ind w:left="798" w:hanging="360"/>
      </w:pPr>
      <w:rPr>
        <w:rFonts w:hint="default"/>
        <w:lang w:val="en-US" w:eastAsia="en-US" w:bidi="en-US"/>
      </w:rPr>
    </w:lvl>
    <w:lvl w:ilvl="2" w:tplc="FADEAD10">
      <w:numFmt w:val="bullet"/>
      <w:lvlText w:val="•"/>
      <w:lvlJc w:val="left"/>
      <w:pPr>
        <w:ind w:left="1137" w:hanging="360"/>
      </w:pPr>
      <w:rPr>
        <w:rFonts w:hint="default"/>
        <w:lang w:val="en-US" w:eastAsia="en-US" w:bidi="en-US"/>
      </w:rPr>
    </w:lvl>
    <w:lvl w:ilvl="3" w:tplc="E436A168">
      <w:numFmt w:val="bullet"/>
      <w:lvlText w:val="•"/>
      <w:lvlJc w:val="left"/>
      <w:pPr>
        <w:ind w:left="1476" w:hanging="360"/>
      </w:pPr>
      <w:rPr>
        <w:rFonts w:hint="default"/>
        <w:lang w:val="en-US" w:eastAsia="en-US" w:bidi="en-US"/>
      </w:rPr>
    </w:lvl>
    <w:lvl w:ilvl="4" w:tplc="7F706284">
      <w:numFmt w:val="bullet"/>
      <w:lvlText w:val="•"/>
      <w:lvlJc w:val="left"/>
      <w:pPr>
        <w:ind w:left="1815" w:hanging="360"/>
      </w:pPr>
      <w:rPr>
        <w:rFonts w:hint="default"/>
        <w:lang w:val="en-US" w:eastAsia="en-US" w:bidi="en-US"/>
      </w:rPr>
    </w:lvl>
    <w:lvl w:ilvl="5" w:tplc="C0D2DD96">
      <w:numFmt w:val="bullet"/>
      <w:lvlText w:val="•"/>
      <w:lvlJc w:val="left"/>
      <w:pPr>
        <w:ind w:left="2154" w:hanging="360"/>
      </w:pPr>
      <w:rPr>
        <w:rFonts w:hint="default"/>
        <w:lang w:val="en-US" w:eastAsia="en-US" w:bidi="en-US"/>
      </w:rPr>
    </w:lvl>
    <w:lvl w:ilvl="6" w:tplc="75B4053C">
      <w:numFmt w:val="bullet"/>
      <w:lvlText w:val="•"/>
      <w:lvlJc w:val="left"/>
      <w:pPr>
        <w:ind w:left="2492" w:hanging="360"/>
      </w:pPr>
      <w:rPr>
        <w:rFonts w:hint="default"/>
        <w:lang w:val="en-US" w:eastAsia="en-US" w:bidi="en-US"/>
      </w:rPr>
    </w:lvl>
    <w:lvl w:ilvl="7" w:tplc="085E6728">
      <w:numFmt w:val="bullet"/>
      <w:lvlText w:val="•"/>
      <w:lvlJc w:val="left"/>
      <w:pPr>
        <w:ind w:left="2831" w:hanging="360"/>
      </w:pPr>
      <w:rPr>
        <w:rFonts w:hint="default"/>
        <w:lang w:val="en-US" w:eastAsia="en-US" w:bidi="en-US"/>
      </w:rPr>
    </w:lvl>
    <w:lvl w:ilvl="8" w:tplc="D938E804">
      <w:numFmt w:val="bullet"/>
      <w:lvlText w:val="•"/>
      <w:lvlJc w:val="left"/>
      <w:pPr>
        <w:ind w:left="3170" w:hanging="360"/>
      </w:pPr>
      <w:rPr>
        <w:rFonts w:hint="default"/>
        <w:lang w:val="en-US" w:eastAsia="en-US" w:bidi="en-US"/>
      </w:rPr>
    </w:lvl>
  </w:abstractNum>
  <w:abstractNum w:abstractNumId="1" w15:restartNumberingAfterBreak="0">
    <w:nsid w:val="069823B4"/>
    <w:multiLevelType w:val="multilevel"/>
    <w:tmpl w:val="CADCE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86678"/>
    <w:multiLevelType w:val="hybridMultilevel"/>
    <w:tmpl w:val="889421E8"/>
    <w:lvl w:ilvl="0" w:tplc="B16AD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8F1F13"/>
    <w:multiLevelType w:val="hybridMultilevel"/>
    <w:tmpl w:val="B9F0D0CA"/>
    <w:lvl w:ilvl="0" w:tplc="876CD7AA">
      <w:numFmt w:val="bullet"/>
      <w:lvlText w:val=""/>
      <w:lvlJc w:val="left"/>
      <w:pPr>
        <w:ind w:left="455" w:hanging="360"/>
      </w:pPr>
      <w:rPr>
        <w:rFonts w:ascii="Symbol" w:eastAsia="Symbol" w:hAnsi="Symbol" w:cs="Symbol" w:hint="default"/>
        <w:w w:val="100"/>
        <w:sz w:val="22"/>
        <w:szCs w:val="22"/>
        <w:lang w:val="en-US" w:eastAsia="en-US" w:bidi="en-US"/>
      </w:rPr>
    </w:lvl>
    <w:lvl w:ilvl="1" w:tplc="4F189E84">
      <w:numFmt w:val="bullet"/>
      <w:lvlText w:val="•"/>
      <w:lvlJc w:val="left"/>
      <w:pPr>
        <w:ind w:left="798" w:hanging="360"/>
      </w:pPr>
      <w:rPr>
        <w:rFonts w:hint="default"/>
        <w:lang w:val="en-US" w:eastAsia="en-US" w:bidi="en-US"/>
      </w:rPr>
    </w:lvl>
    <w:lvl w:ilvl="2" w:tplc="BBEE46DE">
      <w:numFmt w:val="bullet"/>
      <w:lvlText w:val="•"/>
      <w:lvlJc w:val="left"/>
      <w:pPr>
        <w:ind w:left="1137" w:hanging="360"/>
      </w:pPr>
      <w:rPr>
        <w:rFonts w:hint="default"/>
        <w:lang w:val="en-US" w:eastAsia="en-US" w:bidi="en-US"/>
      </w:rPr>
    </w:lvl>
    <w:lvl w:ilvl="3" w:tplc="39F830EA">
      <w:numFmt w:val="bullet"/>
      <w:lvlText w:val="•"/>
      <w:lvlJc w:val="left"/>
      <w:pPr>
        <w:ind w:left="1476" w:hanging="360"/>
      </w:pPr>
      <w:rPr>
        <w:rFonts w:hint="default"/>
        <w:lang w:val="en-US" w:eastAsia="en-US" w:bidi="en-US"/>
      </w:rPr>
    </w:lvl>
    <w:lvl w:ilvl="4" w:tplc="D7183B48">
      <w:numFmt w:val="bullet"/>
      <w:lvlText w:val="•"/>
      <w:lvlJc w:val="left"/>
      <w:pPr>
        <w:ind w:left="1815" w:hanging="360"/>
      </w:pPr>
      <w:rPr>
        <w:rFonts w:hint="default"/>
        <w:lang w:val="en-US" w:eastAsia="en-US" w:bidi="en-US"/>
      </w:rPr>
    </w:lvl>
    <w:lvl w:ilvl="5" w:tplc="C9D0CFFA">
      <w:numFmt w:val="bullet"/>
      <w:lvlText w:val="•"/>
      <w:lvlJc w:val="left"/>
      <w:pPr>
        <w:ind w:left="2154" w:hanging="360"/>
      </w:pPr>
      <w:rPr>
        <w:rFonts w:hint="default"/>
        <w:lang w:val="en-US" w:eastAsia="en-US" w:bidi="en-US"/>
      </w:rPr>
    </w:lvl>
    <w:lvl w:ilvl="6" w:tplc="519E77E0">
      <w:numFmt w:val="bullet"/>
      <w:lvlText w:val="•"/>
      <w:lvlJc w:val="left"/>
      <w:pPr>
        <w:ind w:left="2492" w:hanging="360"/>
      </w:pPr>
      <w:rPr>
        <w:rFonts w:hint="default"/>
        <w:lang w:val="en-US" w:eastAsia="en-US" w:bidi="en-US"/>
      </w:rPr>
    </w:lvl>
    <w:lvl w:ilvl="7" w:tplc="6786FE86">
      <w:numFmt w:val="bullet"/>
      <w:lvlText w:val="•"/>
      <w:lvlJc w:val="left"/>
      <w:pPr>
        <w:ind w:left="2831" w:hanging="360"/>
      </w:pPr>
      <w:rPr>
        <w:rFonts w:hint="default"/>
        <w:lang w:val="en-US" w:eastAsia="en-US" w:bidi="en-US"/>
      </w:rPr>
    </w:lvl>
    <w:lvl w:ilvl="8" w:tplc="136EB092">
      <w:numFmt w:val="bullet"/>
      <w:lvlText w:val="•"/>
      <w:lvlJc w:val="left"/>
      <w:pPr>
        <w:ind w:left="3170" w:hanging="360"/>
      </w:pPr>
      <w:rPr>
        <w:rFonts w:hint="default"/>
        <w:lang w:val="en-US" w:eastAsia="en-US" w:bidi="en-US"/>
      </w:rPr>
    </w:lvl>
  </w:abstractNum>
  <w:abstractNum w:abstractNumId="4" w15:restartNumberingAfterBreak="0">
    <w:nsid w:val="13392F3F"/>
    <w:multiLevelType w:val="multilevel"/>
    <w:tmpl w:val="906C1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A52DB7"/>
    <w:multiLevelType w:val="hybridMultilevel"/>
    <w:tmpl w:val="FF18F340"/>
    <w:lvl w:ilvl="0" w:tplc="77F46FB4">
      <w:numFmt w:val="bullet"/>
      <w:lvlText w:val=""/>
      <w:lvlJc w:val="left"/>
      <w:pPr>
        <w:ind w:left="455" w:hanging="360"/>
      </w:pPr>
      <w:rPr>
        <w:rFonts w:ascii="Symbol" w:eastAsia="Symbol" w:hAnsi="Symbol" w:cs="Symbol" w:hint="default"/>
        <w:w w:val="100"/>
        <w:sz w:val="22"/>
        <w:szCs w:val="22"/>
        <w:lang w:val="en-US" w:eastAsia="en-US" w:bidi="en-US"/>
      </w:rPr>
    </w:lvl>
    <w:lvl w:ilvl="1" w:tplc="C9766730">
      <w:numFmt w:val="bullet"/>
      <w:lvlText w:val="•"/>
      <w:lvlJc w:val="left"/>
      <w:pPr>
        <w:ind w:left="798" w:hanging="360"/>
      </w:pPr>
      <w:rPr>
        <w:rFonts w:hint="default"/>
        <w:lang w:val="en-US" w:eastAsia="en-US" w:bidi="en-US"/>
      </w:rPr>
    </w:lvl>
    <w:lvl w:ilvl="2" w:tplc="F7529D46">
      <w:numFmt w:val="bullet"/>
      <w:lvlText w:val="•"/>
      <w:lvlJc w:val="left"/>
      <w:pPr>
        <w:ind w:left="1137" w:hanging="360"/>
      </w:pPr>
      <w:rPr>
        <w:rFonts w:hint="default"/>
        <w:lang w:val="en-US" w:eastAsia="en-US" w:bidi="en-US"/>
      </w:rPr>
    </w:lvl>
    <w:lvl w:ilvl="3" w:tplc="F9084136">
      <w:numFmt w:val="bullet"/>
      <w:lvlText w:val="•"/>
      <w:lvlJc w:val="left"/>
      <w:pPr>
        <w:ind w:left="1476" w:hanging="360"/>
      </w:pPr>
      <w:rPr>
        <w:rFonts w:hint="default"/>
        <w:lang w:val="en-US" w:eastAsia="en-US" w:bidi="en-US"/>
      </w:rPr>
    </w:lvl>
    <w:lvl w:ilvl="4" w:tplc="FFB2D876">
      <w:numFmt w:val="bullet"/>
      <w:lvlText w:val="•"/>
      <w:lvlJc w:val="left"/>
      <w:pPr>
        <w:ind w:left="1815" w:hanging="360"/>
      </w:pPr>
      <w:rPr>
        <w:rFonts w:hint="default"/>
        <w:lang w:val="en-US" w:eastAsia="en-US" w:bidi="en-US"/>
      </w:rPr>
    </w:lvl>
    <w:lvl w:ilvl="5" w:tplc="A63CEF94">
      <w:numFmt w:val="bullet"/>
      <w:lvlText w:val="•"/>
      <w:lvlJc w:val="left"/>
      <w:pPr>
        <w:ind w:left="2154" w:hanging="360"/>
      </w:pPr>
      <w:rPr>
        <w:rFonts w:hint="default"/>
        <w:lang w:val="en-US" w:eastAsia="en-US" w:bidi="en-US"/>
      </w:rPr>
    </w:lvl>
    <w:lvl w:ilvl="6" w:tplc="BE0414CC">
      <w:numFmt w:val="bullet"/>
      <w:lvlText w:val="•"/>
      <w:lvlJc w:val="left"/>
      <w:pPr>
        <w:ind w:left="2492" w:hanging="360"/>
      </w:pPr>
      <w:rPr>
        <w:rFonts w:hint="default"/>
        <w:lang w:val="en-US" w:eastAsia="en-US" w:bidi="en-US"/>
      </w:rPr>
    </w:lvl>
    <w:lvl w:ilvl="7" w:tplc="24F8CA66">
      <w:numFmt w:val="bullet"/>
      <w:lvlText w:val="•"/>
      <w:lvlJc w:val="left"/>
      <w:pPr>
        <w:ind w:left="2831" w:hanging="360"/>
      </w:pPr>
      <w:rPr>
        <w:rFonts w:hint="default"/>
        <w:lang w:val="en-US" w:eastAsia="en-US" w:bidi="en-US"/>
      </w:rPr>
    </w:lvl>
    <w:lvl w:ilvl="8" w:tplc="5D644338">
      <w:numFmt w:val="bullet"/>
      <w:lvlText w:val="•"/>
      <w:lvlJc w:val="left"/>
      <w:pPr>
        <w:ind w:left="3170" w:hanging="360"/>
      </w:pPr>
      <w:rPr>
        <w:rFonts w:hint="default"/>
        <w:lang w:val="en-US" w:eastAsia="en-US" w:bidi="en-US"/>
      </w:rPr>
    </w:lvl>
  </w:abstractNum>
  <w:abstractNum w:abstractNumId="6" w15:restartNumberingAfterBreak="0">
    <w:nsid w:val="1F82691C"/>
    <w:multiLevelType w:val="hybridMultilevel"/>
    <w:tmpl w:val="85AA4290"/>
    <w:lvl w:ilvl="0" w:tplc="D102B5A2">
      <w:start w:val="4"/>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0E65045"/>
    <w:multiLevelType w:val="hybridMultilevel"/>
    <w:tmpl w:val="5AF2885C"/>
    <w:lvl w:ilvl="0" w:tplc="BB0655AE">
      <w:numFmt w:val="bullet"/>
      <w:lvlText w:val=""/>
      <w:lvlJc w:val="left"/>
      <w:pPr>
        <w:ind w:left="455" w:hanging="360"/>
      </w:pPr>
      <w:rPr>
        <w:rFonts w:ascii="Symbol" w:eastAsia="Symbol" w:hAnsi="Symbol" w:cs="Symbol" w:hint="default"/>
        <w:w w:val="100"/>
        <w:sz w:val="22"/>
        <w:szCs w:val="22"/>
        <w:lang w:val="en-US" w:eastAsia="en-US" w:bidi="en-US"/>
      </w:rPr>
    </w:lvl>
    <w:lvl w:ilvl="1" w:tplc="5A5ABB62">
      <w:numFmt w:val="bullet"/>
      <w:lvlText w:val="•"/>
      <w:lvlJc w:val="left"/>
      <w:pPr>
        <w:ind w:left="798" w:hanging="360"/>
      </w:pPr>
      <w:rPr>
        <w:rFonts w:hint="default"/>
        <w:lang w:val="en-US" w:eastAsia="en-US" w:bidi="en-US"/>
      </w:rPr>
    </w:lvl>
    <w:lvl w:ilvl="2" w:tplc="3FB45F2E">
      <w:numFmt w:val="bullet"/>
      <w:lvlText w:val="•"/>
      <w:lvlJc w:val="left"/>
      <w:pPr>
        <w:ind w:left="1137" w:hanging="360"/>
      </w:pPr>
      <w:rPr>
        <w:rFonts w:hint="default"/>
        <w:lang w:val="en-US" w:eastAsia="en-US" w:bidi="en-US"/>
      </w:rPr>
    </w:lvl>
    <w:lvl w:ilvl="3" w:tplc="001224AA">
      <w:numFmt w:val="bullet"/>
      <w:lvlText w:val="•"/>
      <w:lvlJc w:val="left"/>
      <w:pPr>
        <w:ind w:left="1476" w:hanging="360"/>
      </w:pPr>
      <w:rPr>
        <w:rFonts w:hint="default"/>
        <w:lang w:val="en-US" w:eastAsia="en-US" w:bidi="en-US"/>
      </w:rPr>
    </w:lvl>
    <w:lvl w:ilvl="4" w:tplc="00CE5B80">
      <w:numFmt w:val="bullet"/>
      <w:lvlText w:val="•"/>
      <w:lvlJc w:val="left"/>
      <w:pPr>
        <w:ind w:left="1815" w:hanging="360"/>
      </w:pPr>
      <w:rPr>
        <w:rFonts w:hint="default"/>
        <w:lang w:val="en-US" w:eastAsia="en-US" w:bidi="en-US"/>
      </w:rPr>
    </w:lvl>
    <w:lvl w:ilvl="5" w:tplc="AA66AD42">
      <w:numFmt w:val="bullet"/>
      <w:lvlText w:val="•"/>
      <w:lvlJc w:val="left"/>
      <w:pPr>
        <w:ind w:left="2154" w:hanging="360"/>
      </w:pPr>
      <w:rPr>
        <w:rFonts w:hint="default"/>
        <w:lang w:val="en-US" w:eastAsia="en-US" w:bidi="en-US"/>
      </w:rPr>
    </w:lvl>
    <w:lvl w:ilvl="6" w:tplc="4586B4D8">
      <w:numFmt w:val="bullet"/>
      <w:lvlText w:val="•"/>
      <w:lvlJc w:val="left"/>
      <w:pPr>
        <w:ind w:left="2492" w:hanging="360"/>
      </w:pPr>
      <w:rPr>
        <w:rFonts w:hint="default"/>
        <w:lang w:val="en-US" w:eastAsia="en-US" w:bidi="en-US"/>
      </w:rPr>
    </w:lvl>
    <w:lvl w:ilvl="7" w:tplc="3662B3B4">
      <w:numFmt w:val="bullet"/>
      <w:lvlText w:val="•"/>
      <w:lvlJc w:val="left"/>
      <w:pPr>
        <w:ind w:left="2831" w:hanging="360"/>
      </w:pPr>
      <w:rPr>
        <w:rFonts w:hint="default"/>
        <w:lang w:val="en-US" w:eastAsia="en-US" w:bidi="en-US"/>
      </w:rPr>
    </w:lvl>
    <w:lvl w:ilvl="8" w:tplc="7666B624">
      <w:numFmt w:val="bullet"/>
      <w:lvlText w:val="•"/>
      <w:lvlJc w:val="left"/>
      <w:pPr>
        <w:ind w:left="3170" w:hanging="360"/>
      </w:pPr>
      <w:rPr>
        <w:rFonts w:hint="default"/>
        <w:lang w:val="en-US" w:eastAsia="en-US" w:bidi="en-US"/>
      </w:rPr>
    </w:lvl>
  </w:abstractNum>
  <w:abstractNum w:abstractNumId="8" w15:restartNumberingAfterBreak="0">
    <w:nsid w:val="400A0D9F"/>
    <w:multiLevelType w:val="hybridMultilevel"/>
    <w:tmpl w:val="7C3ED9BC"/>
    <w:lvl w:ilvl="0" w:tplc="94E80FBE">
      <w:numFmt w:val="bullet"/>
      <w:lvlText w:val=""/>
      <w:lvlJc w:val="left"/>
      <w:pPr>
        <w:ind w:left="455" w:hanging="360"/>
      </w:pPr>
      <w:rPr>
        <w:rFonts w:ascii="Symbol" w:eastAsia="Symbol" w:hAnsi="Symbol" w:cs="Symbol" w:hint="default"/>
        <w:w w:val="100"/>
        <w:sz w:val="22"/>
        <w:szCs w:val="22"/>
        <w:lang w:val="en-US" w:eastAsia="en-US" w:bidi="en-US"/>
      </w:rPr>
    </w:lvl>
    <w:lvl w:ilvl="1" w:tplc="4FC48746">
      <w:numFmt w:val="bullet"/>
      <w:lvlText w:val="•"/>
      <w:lvlJc w:val="left"/>
      <w:pPr>
        <w:ind w:left="798" w:hanging="360"/>
      </w:pPr>
      <w:rPr>
        <w:rFonts w:hint="default"/>
        <w:lang w:val="en-US" w:eastAsia="en-US" w:bidi="en-US"/>
      </w:rPr>
    </w:lvl>
    <w:lvl w:ilvl="2" w:tplc="22C655C6">
      <w:numFmt w:val="bullet"/>
      <w:lvlText w:val="•"/>
      <w:lvlJc w:val="left"/>
      <w:pPr>
        <w:ind w:left="1137" w:hanging="360"/>
      </w:pPr>
      <w:rPr>
        <w:rFonts w:hint="default"/>
        <w:lang w:val="en-US" w:eastAsia="en-US" w:bidi="en-US"/>
      </w:rPr>
    </w:lvl>
    <w:lvl w:ilvl="3" w:tplc="0910EB1A">
      <w:numFmt w:val="bullet"/>
      <w:lvlText w:val="•"/>
      <w:lvlJc w:val="left"/>
      <w:pPr>
        <w:ind w:left="1476" w:hanging="360"/>
      </w:pPr>
      <w:rPr>
        <w:rFonts w:hint="default"/>
        <w:lang w:val="en-US" w:eastAsia="en-US" w:bidi="en-US"/>
      </w:rPr>
    </w:lvl>
    <w:lvl w:ilvl="4" w:tplc="E8C0B200">
      <w:numFmt w:val="bullet"/>
      <w:lvlText w:val="•"/>
      <w:lvlJc w:val="left"/>
      <w:pPr>
        <w:ind w:left="1815" w:hanging="360"/>
      </w:pPr>
      <w:rPr>
        <w:rFonts w:hint="default"/>
        <w:lang w:val="en-US" w:eastAsia="en-US" w:bidi="en-US"/>
      </w:rPr>
    </w:lvl>
    <w:lvl w:ilvl="5" w:tplc="22E4F880">
      <w:numFmt w:val="bullet"/>
      <w:lvlText w:val="•"/>
      <w:lvlJc w:val="left"/>
      <w:pPr>
        <w:ind w:left="2154" w:hanging="360"/>
      </w:pPr>
      <w:rPr>
        <w:rFonts w:hint="default"/>
        <w:lang w:val="en-US" w:eastAsia="en-US" w:bidi="en-US"/>
      </w:rPr>
    </w:lvl>
    <w:lvl w:ilvl="6" w:tplc="FE886370">
      <w:numFmt w:val="bullet"/>
      <w:lvlText w:val="•"/>
      <w:lvlJc w:val="left"/>
      <w:pPr>
        <w:ind w:left="2492" w:hanging="360"/>
      </w:pPr>
      <w:rPr>
        <w:rFonts w:hint="default"/>
        <w:lang w:val="en-US" w:eastAsia="en-US" w:bidi="en-US"/>
      </w:rPr>
    </w:lvl>
    <w:lvl w:ilvl="7" w:tplc="5B38EA2A">
      <w:numFmt w:val="bullet"/>
      <w:lvlText w:val="•"/>
      <w:lvlJc w:val="left"/>
      <w:pPr>
        <w:ind w:left="2831" w:hanging="360"/>
      </w:pPr>
      <w:rPr>
        <w:rFonts w:hint="default"/>
        <w:lang w:val="en-US" w:eastAsia="en-US" w:bidi="en-US"/>
      </w:rPr>
    </w:lvl>
    <w:lvl w:ilvl="8" w:tplc="E7D45F84">
      <w:numFmt w:val="bullet"/>
      <w:lvlText w:val="•"/>
      <w:lvlJc w:val="left"/>
      <w:pPr>
        <w:ind w:left="3170" w:hanging="360"/>
      </w:pPr>
      <w:rPr>
        <w:rFonts w:hint="default"/>
        <w:lang w:val="en-US" w:eastAsia="en-US" w:bidi="en-US"/>
      </w:rPr>
    </w:lvl>
  </w:abstractNum>
  <w:abstractNum w:abstractNumId="9" w15:restartNumberingAfterBreak="0">
    <w:nsid w:val="45481D72"/>
    <w:multiLevelType w:val="hybridMultilevel"/>
    <w:tmpl w:val="13ACFA26"/>
    <w:lvl w:ilvl="0" w:tplc="175EC7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F229C4"/>
    <w:multiLevelType w:val="hybridMultilevel"/>
    <w:tmpl w:val="FD80C610"/>
    <w:lvl w:ilvl="0" w:tplc="A718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C908EF"/>
    <w:multiLevelType w:val="multilevel"/>
    <w:tmpl w:val="F9CC8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9F37BF1"/>
    <w:multiLevelType w:val="hybridMultilevel"/>
    <w:tmpl w:val="579EACDE"/>
    <w:lvl w:ilvl="0" w:tplc="373C4C0C">
      <w:numFmt w:val="bullet"/>
      <w:lvlText w:val=""/>
      <w:lvlJc w:val="left"/>
      <w:pPr>
        <w:ind w:left="455" w:hanging="360"/>
      </w:pPr>
      <w:rPr>
        <w:rFonts w:ascii="Symbol" w:eastAsia="Symbol" w:hAnsi="Symbol" w:cs="Symbol" w:hint="default"/>
        <w:w w:val="100"/>
        <w:sz w:val="22"/>
        <w:szCs w:val="22"/>
        <w:lang w:val="en-US" w:eastAsia="en-US" w:bidi="en-US"/>
      </w:rPr>
    </w:lvl>
    <w:lvl w:ilvl="1" w:tplc="FBCC7002">
      <w:numFmt w:val="bullet"/>
      <w:lvlText w:val="•"/>
      <w:lvlJc w:val="left"/>
      <w:pPr>
        <w:ind w:left="798" w:hanging="360"/>
      </w:pPr>
      <w:rPr>
        <w:rFonts w:hint="default"/>
        <w:lang w:val="en-US" w:eastAsia="en-US" w:bidi="en-US"/>
      </w:rPr>
    </w:lvl>
    <w:lvl w:ilvl="2" w:tplc="7088B1CA">
      <w:numFmt w:val="bullet"/>
      <w:lvlText w:val="•"/>
      <w:lvlJc w:val="left"/>
      <w:pPr>
        <w:ind w:left="1137" w:hanging="360"/>
      </w:pPr>
      <w:rPr>
        <w:rFonts w:hint="default"/>
        <w:lang w:val="en-US" w:eastAsia="en-US" w:bidi="en-US"/>
      </w:rPr>
    </w:lvl>
    <w:lvl w:ilvl="3" w:tplc="2D0ED13C">
      <w:numFmt w:val="bullet"/>
      <w:lvlText w:val="•"/>
      <w:lvlJc w:val="left"/>
      <w:pPr>
        <w:ind w:left="1476" w:hanging="360"/>
      </w:pPr>
      <w:rPr>
        <w:rFonts w:hint="default"/>
        <w:lang w:val="en-US" w:eastAsia="en-US" w:bidi="en-US"/>
      </w:rPr>
    </w:lvl>
    <w:lvl w:ilvl="4" w:tplc="A372B60A">
      <w:numFmt w:val="bullet"/>
      <w:lvlText w:val="•"/>
      <w:lvlJc w:val="left"/>
      <w:pPr>
        <w:ind w:left="1815" w:hanging="360"/>
      </w:pPr>
      <w:rPr>
        <w:rFonts w:hint="default"/>
        <w:lang w:val="en-US" w:eastAsia="en-US" w:bidi="en-US"/>
      </w:rPr>
    </w:lvl>
    <w:lvl w:ilvl="5" w:tplc="4C54BBEA">
      <w:numFmt w:val="bullet"/>
      <w:lvlText w:val="•"/>
      <w:lvlJc w:val="left"/>
      <w:pPr>
        <w:ind w:left="2154" w:hanging="360"/>
      </w:pPr>
      <w:rPr>
        <w:rFonts w:hint="default"/>
        <w:lang w:val="en-US" w:eastAsia="en-US" w:bidi="en-US"/>
      </w:rPr>
    </w:lvl>
    <w:lvl w:ilvl="6" w:tplc="AB1E373C">
      <w:numFmt w:val="bullet"/>
      <w:lvlText w:val="•"/>
      <w:lvlJc w:val="left"/>
      <w:pPr>
        <w:ind w:left="2492" w:hanging="360"/>
      </w:pPr>
      <w:rPr>
        <w:rFonts w:hint="default"/>
        <w:lang w:val="en-US" w:eastAsia="en-US" w:bidi="en-US"/>
      </w:rPr>
    </w:lvl>
    <w:lvl w:ilvl="7" w:tplc="87040D6C">
      <w:numFmt w:val="bullet"/>
      <w:lvlText w:val="•"/>
      <w:lvlJc w:val="left"/>
      <w:pPr>
        <w:ind w:left="2831" w:hanging="360"/>
      </w:pPr>
      <w:rPr>
        <w:rFonts w:hint="default"/>
        <w:lang w:val="en-US" w:eastAsia="en-US" w:bidi="en-US"/>
      </w:rPr>
    </w:lvl>
    <w:lvl w:ilvl="8" w:tplc="555E6A30">
      <w:numFmt w:val="bullet"/>
      <w:lvlText w:val="•"/>
      <w:lvlJc w:val="left"/>
      <w:pPr>
        <w:ind w:left="3170" w:hanging="360"/>
      </w:pPr>
      <w:rPr>
        <w:rFonts w:hint="default"/>
        <w:lang w:val="en-US" w:eastAsia="en-US" w:bidi="en-US"/>
      </w:rPr>
    </w:lvl>
  </w:abstractNum>
  <w:abstractNum w:abstractNumId="13" w15:restartNumberingAfterBreak="0">
    <w:nsid w:val="61C939C6"/>
    <w:multiLevelType w:val="hybridMultilevel"/>
    <w:tmpl w:val="5470ADDC"/>
    <w:lvl w:ilvl="0" w:tplc="69C89546">
      <w:numFmt w:val="bullet"/>
      <w:lvlText w:val=""/>
      <w:lvlJc w:val="left"/>
      <w:pPr>
        <w:ind w:left="455" w:hanging="360"/>
      </w:pPr>
      <w:rPr>
        <w:rFonts w:ascii="Symbol" w:eastAsia="Symbol" w:hAnsi="Symbol" w:cs="Symbol" w:hint="default"/>
        <w:w w:val="100"/>
        <w:sz w:val="22"/>
        <w:szCs w:val="22"/>
        <w:lang w:val="en-US" w:eastAsia="en-US" w:bidi="en-US"/>
      </w:rPr>
    </w:lvl>
    <w:lvl w:ilvl="1" w:tplc="14600B62">
      <w:numFmt w:val="bullet"/>
      <w:lvlText w:val="•"/>
      <w:lvlJc w:val="left"/>
      <w:pPr>
        <w:ind w:left="798" w:hanging="360"/>
      </w:pPr>
      <w:rPr>
        <w:rFonts w:hint="default"/>
        <w:lang w:val="en-US" w:eastAsia="en-US" w:bidi="en-US"/>
      </w:rPr>
    </w:lvl>
    <w:lvl w:ilvl="2" w:tplc="09EC117C">
      <w:numFmt w:val="bullet"/>
      <w:lvlText w:val="•"/>
      <w:lvlJc w:val="left"/>
      <w:pPr>
        <w:ind w:left="1137" w:hanging="360"/>
      </w:pPr>
      <w:rPr>
        <w:rFonts w:hint="default"/>
        <w:lang w:val="en-US" w:eastAsia="en-US" w:bidi="en-US"/>
      </w:rPr>
    </w:lvl>
    <w:lvl w:ilvl="3" w:tplc="07406828">
      <w:numFmt w:val="bullet"/>
      <w:lvlText w:val="•"/>
      <w:lvlJc w:val="left"/>
      <w:pPr>
        <w:ind w:left="1476" w:hanging="360"/>
      </w:pPr>
      <w:rPr>
        <w:rFonts w:hint="default"/>
        <w:lang w:val="en-US" w:eastAsia="en-US" w:bidi="en-US"/>
      </w:rPr>
    </w:lvl>
    <w:lvl w:ilvl="4" w:tplc="557E3646">
      <w:numFmt w:val="bullet"/>
      <w:lvlText w:val="•"/>
      <w:lvlJc w:val="left"/>
      <w:pPr>
        <w:ind w:left="1815" w:hanging="360"/>
      </w:pPr>
      <w:rPr>
        <w:rFonts w:hint="default"/>
        <w:lang w:val="en-US" w:eastAsia="en-US" w:bidi="en-US"/>
      </w:rPr>
    </w:lvl>
    <w:lvl w:ilvl="5" w:tplc="8BE69280">
      <w:numFmt w:val="bullet"/>
      <w:lvlText w:val="•"/>
      <w:lvlJc w:val="left"/>
      <w:pPr>
        <w:ind w:left="2154" w:hanging="360"/>
      </w:pPr>
      <w:rPr>
        <w:rFonts w:hint="default"/>
        <w:lang w:val="en-US" w:eastAsia="en-US" w:bidi="en-US"/>
      </w:rPr>
    </w:lvl>
    <w:lvl w:ilvl="6" w:tplc="C7A6A730">
      <w:numFmt w:val="bullet"/>
      <w:lvlText w:val="•"/>
      <w:lvlJc w:val="left"/>
      <w:pPr>
        <w:ind w:left="2492" w:hanging="360"/>
      </w:pPr>
      <w:rPr>
        <w:rFonts w:hint="default"/>
        <w:lang w:val="en-US" w:eastAsia="en-US" w:bidi="en-US"/>
      </w:rPr>
    </w:lvl>
    <w:lvl w:ilvl="7" w:tplc="90FEFA54">
      <w:numFmt w:val="bullet"/>
      <w:lvlText w:val="•"/>
      <w:lvlJc w:val="left"/>
      <w:pPr>
        <w:ind w:left="2831" w:hanging="360"/>
      </w:pPr>
      <w:rPr>
        <w:rFonts w:hint="default"/>
        <w:lang w:val="en-US" w:eastAsia="en-US" w:bidi="en-US"/>
      </w:rPr>
    </w:lvl>
    <w:lvl w:ilvl="8" w:tplc="1D849A2A">
      <w:numFmt w:val="bullet"/>
      <w:lvlText w:val="•"/>
      <w:lvlJc w:val="left"/>
      <w:pPr>
        <w:ind w:left="3170" w:hanging="360"/>
      </w:pPr>
      <w:rPr>
        <w:rFonts w:hint="default"/>
        <w:lang w:val="en-US" w:eastAsia="en-US" w:bidi="en-US"/>
      </w:rPr>
    </w:lvl>
  </w:abstractNum>
  <w:abstractNum w:abstractNumId="14" w15:restartNumberingAfterBreak="0">
    <w:nsid w:val="6A0B7CBC"/>
    <w:multiLevelType w:val="hybridMultilevel"/>
    <w:tmpl w:val="24727EFC"/>
    <w:lvl w:ilvl="0" w:tplc="E8A801EA">
      <w:numFmt w:val="bullet"/>
      <w:lvlText w:val=""/>
      <w:lvlJc w:val="left"/>
      <w:pPr>
        <w:ind w:left="455" w:hanging="360"/>
      </w:pPr>
      <w:rPr>
        <w:rFonts w:ascii="Symbol" w:eastAsia="Symbol" w:hAnsi="Symbol" w:cs="Symbol" w:hint="default"/>
        <w:w w:val="100"/>
        <w:sz w:val="22"/>
        <w:szCs w:val="22"/>
        <w:lang w:val="en-US" w:eastAsia="en-US" w:bidi="en-US"/>
      </w:rPr>
    </w:lvl>
    <w:lvl w:ilvl="1" w:tplc="BA108ED2">
      <w:numFmt w:val="bullet"/>
      <w:lvlText w:val="•"/>
      <w:lvlJc w:val="left"/>
      <w:pPr>
        <w:ind w:left="798" w:hanging="360"/>
      </w:pPr>
      <w:rPr>
        <w:rFonts w:hint="default"/>
        <w:lang w:val="en-US" w:eastAsia="en-US" w:bidi="en-US"/>
      </w:rPr>
    </w:lvl>
    <w:lvl w:ilvl="2" w:tplc="AEB6306A">
      <w:numFmt w:val="bullet"/>
      <w:lvlText w:val="•"/>
      <w:lvlJc w:val="left"/>
      <w:pPr>
        <w:ind w:left="1137" w:hanging="360"/>
      </w:pPr>
      <w:rPr>
        <w:rFonts w:hint="default"/>
        <w:lang w:val="en-US" w:eastAsia="en-US" w:bidi="en-US"/>
      </w:rPr>
    </w:lvl>
    <w:lvl w:ilvl="3" w:tplc="A1D4B4F6">
      <w:numFmt w:val="bullet"/>
      <w:lvlText w:val="•"/>
      <w:lvlJc w:val="left"/>
      <w:pPr>
        <w:ind w:left="1476" w:hanging="360"/>
      </w:pPr>
      <w:rPr>
        <w:rFonts w:hint="default"/>
        <w:lang w:val="en-US" w:eastAsia="en-US" w:bidi="en-US"/>
      </w:rPr>
    </w:lvl>
    <w:lvl w:ilvl="4" w:tplc="CC544104">
      <w:numFmt w:val="bullet"/>
      <w:lvlText w:val="•"/>
      <w:lvlJc w:val="left"/>
      <w:pPr>
        <w:ind w:left="1815" w:hanging="360"/>
      </w:pPr>
      <w:rPr>
        <w:rFonts w:hint="default"/>
        <w:lang w:val="en-US" w:eastAsia="en-US" w:bidi="en-US"/>
      </w:rPr>
    </w:lvl>
    <w:lvl w:ilvl="5" w:tplc="B85AFF74">
      <w:numFmt w:val="bullet"/>
      <w:lvlText w:val="•"/>
      <w:lvlJc w:val="left"/>
      <w:pPr>
        <w:ind w:left="2154" w:hanging="360"/>
      </w:pPr>
      <w:rPr>
        <w:rFonts w:hint="default"/>
        <w:lang w:val="en-US" w:eastAsia="en-US" w:bidi="en-US"/>
      </w:rPr>
    </w:lvl>
    <w:lvl w:ilvl="6" w:tplc="9BAC8F36">
      <w:numFmt w:val="bullet"/>
      <w:lvlText w:val="•"/>
      <w:lvlJc w:val="left"/>
      <w:pPr>
        <w:ind w:left="2492" w:hanging="360"/>
      </w:pPr>
      <w:rPr>
        <w:rFonts w:hint="default"/>
        <w:lang w:val="en-US" w:eastAsia="en-US" w:bidi="en-US"/>
      </w:rPr>
    </w:lvl>
    <w:lvl w:ilvl="7" w:tplc="7ACAFAD2">
      <w:numFmt w:val="bullet"/>
      <w:lvlText w:val="•"/>
      <w:lvlJc w:val="left"/>
      <w:pPr>
        <w:ind w:left="2831" w:hanging="360"/>
      </w:pPr>
      <w:rPr>
        <w:rFonts w:hint="default"/>
        <w:lang w:val="en-US" w:eastAsia="en-US" w:bidi="en-US"/>
      </w:rPr>
    </w:lvl>
    <w:lvl w:ilvl="8" w:tplc="EB62B82A">
      <w:numFmt w:val="bullet"/>
      <w:lvlText w:val="•"/>
      <w:lvlJc w:val="left"/>
      <w:pPr>
        <w:ind w:left="3170" w:hanging="360"/>
      </w:pPr>
      <w:rPr>
        <w:rFonts w:hint="default"/>
        <w:lang w:val="en-US" w:eastAsia="en-US" w:bidi="en-US"/>
      </w:rPr>
    </w:lvl>
  </w:abstractNum>
  <w:abstractNum w:abstractNumId="15" w15:restartNumberingAfterBreak="0">
    <w:nsid w:val="6AFE5A90"/>
    <w:multiLevelType w:val="hybridMultilevel"/>
    <w:tmpl w:val="1BD41B64"/>
    <w:lvl w:ilvl="0" w:tplc="435CA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1A76BE"/>
    <w:multiLevelType w:val="hybridMultilevel"/>
    <w:tmpl w:val="03902248"/>
    <w:lvl w:ilvl="0" w:tplc="C470A4F6">
      <w:start w:val="1"/>
      <w:numFmt w:val="decimal"/>
      <w:suff w:val="nothing"/>
      <w:lvlText w:val="[%1]"/>
      <w:lvlJc w:val="left"/>
      <w:pPr>
        <w:ind w:left="420" w:hanging="420"/>
      </w:pPr>
      <w:rPr>
        <w:rFonts w:hint="eastAsia"/>
        <w:sz w:val="22"/>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C044C3"/>
    <w:multiLevelType w:val="hybridMultilevel"/>
    <w:tmpl w:val="04442162"/>
    <w:lvl w:ilvl="0" w:tplc="09AA3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A03300"/>
    <w:multiLevelType w:val="hybridMultilevel"/>
    <w:tmpl w:val="16066160"/>
    <w:lvl w:ilvl="0" w:tplc="857673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61055153">
    <w:abstractNumId w:val="10"/>
  </w:num>
  <w:num w:numId="2" w16cid:durableId="1915629059">
    <w:abstractNumId w:val="16"/>
  </w:num>
  <w:num w:numId="3" w16cid:durableId="1941833651">
    <w:abstractNumId w:val="18"/>
  </w:num>
  <w:num w:numId="4" w16cid:durableId="386226483">
    <w:abstractNumId w:val="8"/>
  </w:num>
  <w:num w:numId="5" w16cid:durableId="860970174">
    <w:abstractNumId w:val="14"/>
  </w:num>
  <w:num w:numId="6" w16cid:durableId="1531256186">
    <w:abstractNumId w:val="13"/>
  </w:num>
  <w:num w:numId="7" w16cid:durableId="488787551">
    <w:abstractNumId w:val="12"/>
  </w:num>
  <w:num w:numId="8" w16cid:durableId="941378871">
    <w:abstractNumId w:val="5"/>
  </w:num>
  <w:num w:numId="9" w16cid:durableId="816921586">
    <w:abstractNumId w:val="3"/>
  </w:num>
  <w:num w:numId="10" w16cid:durableId="1283001049">
    <w:abstractNumId w:val="7"/>
  </w:num>
  <w:num w:numId="11" w16cid:durableId="199779815">
    <w:abstractNumId w:val="0"/>
  </w:num>
  <w:num w:numId="12" w16cid:durableId="23555941">
    <w:abstractNumId w:val="6"/>
  </w:num>
  <w:num w:numId="13" w16cid:durableId="486408236">
    <w:abstractNumId w:val="9"/>
  </w:num>
  <w:num w:numId="14" w16cid:durableId="367071667">
    <w:abstractNumId w:val="2"/>
  </w:num>
  <w:num w:numId="15" w16cid:durableId="1803890260">
    <w:abstractNumId w:val="17"/>
  </w:num>
  <w:num w:numId="16" w16cid:durableId="1293294755">
    <w:abstractNumId w:val="15"/>
  </w:num>
  <w:num w:numId="17" w16cid:durableId="594217360">
    <w:abstractNumId w:val="4"/>
  </w:num>
  <w:num w:numId="18" w16cid:durableId="243996121">
    <w:abstractNumId w:val="11"/>
  </w:num>
  <w:num w:numId="19" w16cid:durableId="642344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F"/>
    <w:rsid w:val="000024DA"/>
    <w:rsid w:val="00006B7C"/>
    <w:rsid w:val="000148D1"/>
    <w:rsid w:val="00035DCA"/>
    <w:rsid w:val="00045D73"/>
    <w:rsid w:val="000670F7"/>
    <w:rsid w:val="000871BC"/>
    <w:rsid w:val="000B69F5"/>
    <w:rsid w:val="000C3936"/>
    <w:rsid w:val="000D1CED"/>
    <w:rsid w:val="000D28DC"/>
    <w:rsid w:val="000E5B5D"/>
    <w:rsid w:val="000F5D6F"/>
    <w:rsid w:val="00112059"/>
    <w:rsid w:val="00113CA1"/>
    <w:rsid w:val="001150A6"/>
    <w:rsid w:val="0011530F"/>
    <w:rsid w:val="0012197A"/>
    <w:rsid w:val="00166A4F"/>
    <w:rsid w:val="00175C96"/>
    <w:rsid w:val="00185F68"/>
    <w:rsid w:val="001A495D"/>
    <w:rsid w:val="001B5CB8"/>
    <w:rsid w:val="001E021F"/>
    <w:rsid w:val="001E1CED"/>
    <w:rsid w:val="001F585C"/>
    <w:rsid w:val="001F5FE2"/>
    <w:rsid w:val="00200B2C"/>
    <w:rsid w:val="00203D16"/>
    <w:rsid w:val="002043B8"/>
    <w:rsid w:val="002051A9"/>
    <w:rsid w:val="00206C67"/>
    <w:rsid w:val="00216790"/>
    <w:rsid w:val="00264BFC"/>
    <w:rsid w:val="00265289"/>
    <w:rsid w:val="00272048"/>
    <w:rsid w:val="00273C9C"/>
    <w:rsid w:val="002855D0"/>
    <w:rsid w:val="002D6010"/>
    <w:rsid w:val="002D6E0C"/>
    <w:rsid w:val="002E250C"/>
    <w:rsid w:val="002F30B8"/>
    <w:rsid w:val="00300B56"/>
    <w:rsid w:val="003015B1"/>
    <w:rsid w:val="003016E7"/>
    <w:rsid w:val="00304E25"/>
    <w:rsid w:val="0032133F"/>
    <w:rsid w:val="003245E3"/>
    <w:rsid w:val="00331789"/>
    <w:rsid w:val="00332CCF"/>
    <w:rsid w:val="003367B3"/>
    <w:rsid w:val="003403F6"/>
    <w:rsid w:val="00347FF5"/>
    <w:rsid w:val="00364140"/>
    <w:rsid w:val="00381D5D"/>
    <w:rsid w:val="00391FBF"/>
    <w:rsid w:val="003A0B63"/>
    <w:rsid w:val="003A683A"/>
    <w:rsid w:val="003A7481"/>
    <w:rsid w:val="003A7A9A"/>
    <w:rsid w:val="003B5E41"/>
    <w:rsid w:val="003C70BB"/>
    <w:rsid w:val="003C743E"/>
    <w:rsid w:val="003D08E3"/>
    <w:rsid w:val="003D10C8"/>
    <w:rsid w:val="003E13A5"/>
    <w:rsid w:val="003F19C2"/>
    <w:rsid w:val="003F529F"/>
    <w:rsid w:val="00402011"/>
    <w:rsid w:val="004037C9"/>
    <w:rsid w:val="004312EE"/>
    <w:rsid w:val="004406AC"/>
    <w:rsid w:val="00447E92"/>
    <w:rsid w:val="00454727"/>
    <w:rsid w:val="004712C7"/>
    <w:rsid w:val="004734FA"/>
    <w:rsid w:val="00491252"/>
    <w:rsid w:val="00492C86"/>
    <w:rsid w:val="004973F1"/>
    <w:rsid w:val="004A25B2"/>
    <w:rsid w:val="004A6F8B"/>
    <w:rsid w:val="004B0ADF"/>
    <w:rsid w:val="004C3E06"/>
    <w:rsid w:val="004E5EEF"/>
    <w:rsid w:val="005060D1"/>
    <w:rsid w:val="00513283"/>
    <w:rsid w:val="00530130"/>
    <w:rsid w:val="00542CBB"/>
    <w:rsid w:val="00542ED5"/>
    <w:rsid w:val="00544563"/>
    <w:rsid w:val="00553C46"/>
    <w:rsid w:val="0056651B"/>
    <w:rsid w:val="0057439A"/>
    <w:rsid w:val="00592459"/>
    <w:rsid w:val="005962AB"/>
    <w:rsid w:val="005A0889"/>
    <w:rsid w:val="005A46CB"/>
    <w:rsid w:val="005A4ADD"/>
    <w:rsid w:val="005B39B7"/>
    <w:rsid w:val="005C0A7C"/>
    <w:rsid w:val="005C529E"/>
    <w:rsid w:val="005F7231"/>
    <w:rsid w:val="00614096"/>
    <w:rsid w:val="00617776"/>
    <w:rsid w:val="006316DF"/>
    <w:rsid w:val="00640136"/>
    <w:rsid w:val="006411F4"/>
    <w:rsid w:val="00644813"/>
    <w:rsid w:val="00647E01"/>
    <w:rsid w:val="00662A7E"/>
    <w:rsid w:val="00665F55"/>
    <w:rsid w:val="006B2168"/>
    <w:rsid w:val="006C3477"/>
    <w:rsid w:val="006D286D"/>
    <w:rsid w:val="006F21D8"/>
    <w:rsid w:val="00710161"/>
    <w:rsid w:val="0071414D"/>
    <w:rsid w:val="0072049F"/>
    <w:rsid w:val="0072234F"/>
    <w:rsid w:val="00731F54"/>
    <w:rsid w:val="00732ADC"/>
    <w:rsid w:val="00734866"/>
    <w:rsid w:val="0073514C"/>
    <w:rsid w:val="00750F35"/>
    <w:rsid w:val="00761272"/>
    <w:rsid w:val="00765224"/>
    <w:rsid w:val="00765725"/>
    <w:rsid w:val="00781BFD"/>
    <w:rsid w:val="00785E14"/>
    <w:rsid w:val="0078638E"/>
    <w:rsid w:val="007879C4"/>
    <w:rsid w:val="007A37BA"/>
    <w:rsid w:val="007A4D75"/>
    <w:rsid w:val="007A68CC"/>
    <w:rsid w:val="007C374B"/>
    <w:rsid w:val="007D0476"/>
    <w:rsid w:val="007D47C9"/>
    <w:rsid w:val="007E23E3"/>
    <w:rsid w:val="007F0205"/>
    <w:rsid w:val="00811370"/>
    <w:rsid w:val="0081515C"/>
    <w:rsid w:val="00823876"/>
    <w:rsid w:val="00845003"/>
    <w:rsid w:val="00866659"/>
    <w:rsid w:val="00867CEF"/>
    <w:rsid w:val="0087123C"/>
    <w:rsid w:val="00887246"/>
    <w:rsid w:val="008876FF"/>
    <w:rsid w:val="008A1D89"/>
    <w:rsid w:val="008A386F"/>
    <w:rsid w:val="008B06AE"/>
    <w:rsid w:val="008C4AD2"/>
    <w:rsid w:val="008C61D5"/>
    <w:rsid w:val="008E071F"/>
    <w:rsid w:val="008E1F27"/>
    <w:rsid w:val="009038A3"/>
    <w:rsid w:val="00905770"/>
    <w:rsid w:val="00915DD2"/>
    <w:rsid w:val="009205F6"/>
    <w:rsid w:val="00925507"/>
    <w:rsid w:val="00934EB1"/>
    <w:rsid w:val="00946088"/>
    <w:rsid w:val="0096237B"/>
    <w:rsid w:val="00963006"/>
    <w:rsid w:val="00975BF2"/>
    <w:rsid w:val="00982AD7"/>
    <w:rsid w:val="00982B3B"/>
    <w:rsid w:val="00983ACF"/>
    <w:rsid w:val="009854F9"/>
    <w:rsid w:val="009870D6"/>
    <w:rsid w:val="009A1989"/>
    <w:rsid w:val="009A432B"/>
    <w:rsid w:val="009B3998"/>
    <w:rsid w:val="009B667F"/>
    <w:rsid w:val="009C6A50"/>
    <w:rsid w:val="009D0B55"/>
    <w:rsid w:val="009D2B19"/>
    <w:rsid w:val="009E5C3D"/>
    <w:rsid w:val="009E66C8"/>
    <w:rsid w:val="009E7231"/>
    <w:rsid w:val="009E7723"/>
    <w:rsid w:val="009F5FA4"/>
    <w:rsid w:val="009F7356"/>
    <w:rsid w:val="00A02947"/>
    <w:rsid w:val="00A17029"/>
    <w:rsid w:val="00A21D7F"/>
    <w:rsid w:val="00A27491"/>
    <w:rsid w:val="00A34642"/>
    <w:rsid w:val="00A41F71"/>
    <w:rsid w:val="00A50982"/>
    <w:rsid w:val="00A556B9"/>
    <w:rsid w:val="00A6160D"/>
    <w:rsid w:val="00A727A0"/>
    <w:rsid w:val="00A75B7B"/>
    <w:rsid w:val="00A84A8E"/>
    <w:rsid w:val="00A9001F"/>
    <w:rsid w:val="00A922AF"/>
    <w:rsid w:val="00A941C2"/>
    <w:rsid w:val="00AA5357"/>
    <w:rsid w:val="00AD4ED8"/>
    <w:rsid w:val="00AF4380"/>
    <w:rsid w:val="00B12417"/>
    <w:rsid w:val="00B16F3C"/>
    <w:rsid w:val="00B2121A"/>
    <w:rsid w:val="00B257AE"/>
    <w:rsid w:val="00B34422"/>
    <w:rsid w:val="00B47F55"/>
    <w:rsid w:val="00B50D8B"/>
    <w:rsid w:val="00B51958"/>
    <w:rsid w:val="00B53DC8"/>
    <w:rsid w:val="00B62EE1"/>
    <w:rsid w:val="00B7301E"/>
    <w:rsid w:val="00B76A04"/>
    <w:rsid w:val="00B80C5B"/>
    <w:rsid w:val="00B842A0"/>
    <w:rsid w:val="00B84CF4"/>
    <w:rsid w:val="00B94F91"/>
    <w:rsid w:val="00BA31F2"/>
    <w:rsid w:val="00BA3B5D"/>
    <w:rsid w:val="00BA5B3E"/>
    <w:rsid w:val="00BB683C"/>
    <w:rsid w:val="00BC0922"/>
    <w:rsid w:val="00BE335C"/>
    <w:rsid w:val="00BF6441"/>
    <w:rsid w:val="00C05531"/>
    <w:rsid w:val="00C055D1"/>
    <w:rsid w:val="00C26D7C"/>
    <w:rsid w:val="00C278D6"/>
    <w:rsid w:val="00C30AAE"/>
    <w:rsid w:val="00C3174F"/>
    <w:rsid w:val="00C37B46"/>
    <w:rsid w:val="00C44584"/>
    <w:rsid w:val="00C520E3"/>
    <w:rsid w:val="00C5382C"/>
    <w:rsid w:val="00C5535E"/>
    <w:rsid w:val="00C554A5"/>
    <w:rsid w:val="00C57BA3"/>
    <w:rsid w:val="00C60AC7"/>
    <w:rsid w:val="00C67946"/>
    <w:rsid w:val="00C72A9F"/>
    <w:rsid w:val="00C77040"/>
    <w:rsid w:val="00C927EC"/>
    <w:rsid w:val="00CA4820"/>
    <w:rsid w:val="00CB3BAB"/>
    <w:rsid w:val="00CB486A"/>
    <w:rsid w:val="00CD4CD3"/>
    <w:rsid w:val="00CF5797"/>
    <w:rsid w:val="00CF5A1E"/>
    <w:rsid w:val="00D01BC0"/>
    <w:rsid w:val="00D01FD0"/>
    <w:rsid w:val="00D12F63"/>
    <w:rsid w:val="00D20835"/>
    <w:rsid w:val="00D235D6"/>
    <w:rsid w:val="00D3401D"/>
    <w:rsid w:val="00D352B5"/>
    <w:rsid w:val="00D404C1"/>
    <w:rsid w:val="00D42D52"/>
    <w:rsid w:val="00D450D6"/>
    <w:rsid w:val="00D45669"/>
    <w:rsid w:val="00D56696"/>
    <w:rsid w:val="00D56A33"/>
    <w:rsid w:val="00D63614"/>
    <w:rsid w:val="00D6398A"/>
    <w:rsid w:val="00D849F9"/>
    <w:rsid w:val="00D93A42"/>
    <w:rsid w:val="00D978AF"/>
    <w:rsid w:val="00DB092F"/>
    <w:rsid w:val="00DB42F1"/>
    <w:rsid w:val="00DC3878"/>
    <w:rsid w:val="00E0307D"/>
    <w:rsid w:val="00E05E4E"/>
    <w:rsid w:val="00E218F2"/>
    <w:rsid w:val="00E24ACF"/>
    <w:rsid w:val="00E264F9"/>
    <w:rsid w:val="00E30A32"/>
    <w:rsid w:val="00E51177"/>
    <w:rsid w:val="00E537D2"/>
    <w:rsid w:val="00E56E55"/>
    <w:rsid w:val="00E57745"/>
    <w:rsid w:val="00E65971"/>
    <w:rsid w:val="00E72126"/>
    <w:rsid w:val="00E76469"/>
    <w:rsid w:val="00E91D75"/>
    <w:rsid w:val="00EA2CB5"/>
    <w:rsid w:val="00EB38A8"/>
    <w:rsid w:val="00EC4193"/>
    <w:rsid w:val="00ED040B"/>
    <w:rsid w:val="00EF3B7F"/>
    <w:rsid w:val="00F07E8A"/>
    <w:rsid w:val="00F30B4A"/>
    <w:rsid w:val="00F4007C"/>
    <w:rsid w:val="00F401A0"/>
    <w:rsid w:val="00F40280"/>
    <w:rsid w:val="00F4309B"/>
    <w:rsid w:val="00F72B48"/>
    <w:rsid w:val="00F74EDA"/>
    <w:rsid w:val="00F81002"/>
    <w:rsid w:val="00F81EB1"/>
    <w:rsid w:val="00F83232"/>
    <w:rsid w:val="00F94A1E"/>
    <w:rsid w:val="00FB3957"/>
    <w:rsid w:val="00FD02E3"/>
    <w:rsid w:val="00FD3BAC"/>
    <w:rsid w:val="00FD6382"/>
    <w:rsid w:val="00FE0FD3"/>
    <w:rsid w:val="00FE1830"/>
    <w:rsid w:val="00FE6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A8325"/>
  <w15:chartTrackingRefBased/>
  <w15:docId w15:val="{8C7D04BA-3B9B-498F-8F0E-D3785CE4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224"/>
    <w:pPr>
      <w:widowControl w:val="0"/>
      <w:spacing w:line="400" w:lineRule="exact"/>
      <w:ind w:firstLineChars="200" w:firstLine="200"/>
      <w:jc w:val="both"/>
    </w:pPr>
    <w:rPr>
      <w:rFonts w:ascii="Times New Roman" w:eastAsia="宋体" w:hAnsi="Times New Roman"/>
      <w:sz w:val="24"/>
    </w:rPr>
  </w:style>
  <w:style w:type="paragraph" w:styleId="1">
    <w:name w:val="heading 1"/>
    <w:aliases w:val="一级标题"/>
    <w:next w:val="a"/>
    <w:link w:val="10"/>
    <w:uiPriority w:val="9"/>
    <w:qFormat/>
    <w:rsid w:val="00402011"/>
    <w:pPr>
      <w:keepNext/>
      <w:keepLines/>
      <w:spacing w:beforeLines="50" w:before="50" w:line="400" w:lineRule="exact"/>
      <w:jc w:val="both"/>
      <w:outlineLvl w:val="0"/>
    </w:pPr>
    <w:rPr>
      <w:rFonts w:ascii="Times New Roman" w:eastAsia="黑体" w:hAnsi="Times New Roman"/>
      <w:bCs/>
      <w:kern w:val="44"/>
      <w:sz w:val="30"/>
      <w:szCs w:val="44"/>
    </w:rPr>
  </w:style>
  <w:style w:type="paragraph" w:styleId="2">
    <w:name w:val="heading 2"/>
    <w:aliases w:val="二级标题"/>
    <w:next w:val="a"/>
    <w:link w:val="20"/>
    <w:uiPriority w:val="9"/>
    <w:unhideWhenUsed/>
    <w:qFormat/>
    <w:rsid w:val="00DB092F"/>
    <w:pPr>
      <w:keepNext/>
      <w:keepLines/>
      <w:spacing w:beforeLines="50" w:before="50" w:line="400" w:lineRule="exact"/>
      <w:jc w:val="both"/>
      <w:outlineLvl w:val="1"/>
    </w:pPr>
    <w:rPr>
      <w:rFonts w:ascii="Times New Roman" w:eastAsia="黑体" w:hAnsi="Times New Roman" w:cstheme="majorBidi"/>
      <w:kern w:val="44"/>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9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982"/>
    <w:rPr>
      <w:sz w:val="18"/>
      <w:szCs w:val="18"/>
    </w:rPr>
  </w:style>
  <w:style w:type="paragraph" w:styleId="a5">
    <w:name w:val="footer"/>
    <w:basedOn w:val="a"/>
    <w:link w:val="a6"/>
    <w:uiPriority w:val="99"/>
    <w:unhideWhenUsed/>
    <w:rsid w:val="00A50982"/>
    <w:pPr>
      <w:tabs>
        <w:tab w:val="center" w:pos="4153"/>
        <w:tab w:val="right" w:pos="8306"/>
      </w:tabs>
      <w:snapToGrid w:val="0"/>
      <w:jc w:val="left"/>
    </w:pPr>
    <w:rPr>
      <w:sz w:val="18"/>
      <w:szCs w:val="18"/>
    </w:rPr>
  </w:style>
  <w:style w:type="character" w:customStyle="1" w:styleId="a6">
    <w:name w:val="页脚 字符"/>
    <w:basedOn w:val="a0"/>
    <w:link w:val="a5"/>
    <w:uiPriority w:val="99"/>
    <w:rsid w:val="00A50982"/>
    <w:rPr>
      <w:sz w:val="18"/>
      <w:szCs w:val="18"/>
    </w:rPr>
  </w:style>
  <w:style w:type="paragraph" w:styleId="a7">
    <w:name w:val="caption"/>
    <w:basedOn w:val="a"/>
    <w:next w:val="a"/>
    <w:uiPriority w:val="35"/>
    <w:unhideWhenUsed/>
    <w:qFormat/>
    <w:rsid w:val="00734866"/>
    <w:pPr>
      <w:widowControl/>
      <w:jc w:val="left"/>
    </w:pPr>
    <w:rPr>
      <w:rFonts w:asciiTheme="majorHAnsi" w:eastAsia="黑体" w:hAnsiTheme="majorHAnsi" w:cstheme="majorBidi"/>
      <w:kern w:val="0"/>
      <w:sz w:val="20"/>
      <w:szCs w:val="20"/>
    </w:rPr>
  </w:style>
  <w:style w:type="character" w:customStyle="1" w:styleId="10">
    <w:name w:val="标题 1 字符"/>
    <w:aliases w:val="一级标题 字符"/>
    <w:basedOn w:val="a0"/>
    <w:link w:val="1"/>
    <w:uiPriority w:val="9"/>
    <w:rsid w:val="00402011"/>
    <w:rPr>
      <w:rFonts w:ascii="Times New Roman" w:eastAsia="黑体" w:hAnsi="Times New Roman"/>
      <w:bCs/>
      <w:kern w:val="44"/>
      <w:sz w:val="30"/>
      <w:szCs w:val="44"/>
    </w:rPr>
  </w:style>
  <w:style w:type="character" w:customStyle="1" w:styleId="20">
    <w:name w:val="标题 2 字符"/>
    <w:aliases w:val="二级标题 字符"/>
    <w:basedOn w:val="a0"/>
    <w:link w:val="2"/>
    <w:uiPriority w:val="9"/>
    <w:rsid w:val="00DB092F"/>
    <w:rPr>
      <w:rFonts w:ascii="Times New Roman" w:eastAsia="黑体" w:hAnsi="Times New Roman" w:cstheme="majorBidi"/>
      <w:kern w:val="44"/>
      <w:sz w:val="28"/>
      <w:szCs w:val="32"/>
    </w:rPr>
  </w:style>
  <w:style w:type="paragraph" w:customStyle="1" w:styleId="a8">
    <w:name w:val="三级标题"/>
    <w:link w:val="a9"/>
    <w:qFormat/>
    <w:rsid w:val="00216790"/>
    <w:pPr>
      <w:spacing w:beforeLines="50" w:before="50" w:line="400" w:lineRule="exact"/>
      <w:jc w:val="both"/>
      <w:outlineLvl w:val="2"/>
    </w:pPr>
    <w:rPr>
      <w:rFonts w:ascii="Times New Roman" w:eastAsia="黑体" w:hAnsi="Times New Roman" w:cs="宋体"/>
      <w:kern w:val="0"/>
      <w:sz w:val="24"/>
      <w:szCs w:val="24"/>
    </w:rPr>
  </w:style>
  <w:style w:type="character" w:customStyle="1" w:styleId="a9">
    <w:name w:val="三级标题 字符"/>
    <w:basedOn w:val="a0"/>
    <w:link w:val="a8"/>
    <w:rsid w:val="00216790"/>
    <w:rPr>
      <w:rFonts w:ascii="Times New Roman" w:eastAsia="黑体" w:hAnsi="Times New Roman" w:cs="宋体"/>
      <w:kern w:val="0"/>
      <w:sz w:val="24"/>
      <w:szCs w:val="24"/>
    </w:rPr>
  </w:style>
  <w:style w:type="paragraph" w:styleId="aa">
    <w:name w:val="Title"/>
    <w:aliases w:val="四级标题"/>
    <w:next w:val="a"/>
    <w:link w:val="ab"/>
    <w:uiPriority w:val="10"/>
    <w:qFormat/>
    <w:rsid w:val="009A432B"/>
    <w:pPr>
      <w:spacing w:line="400" w:lineRule="exact"/>
      <w:jc w:val="both"/>
      <w:outlineLvl w:val="3"/>
    </w:pPr>
    <w:rPr>
      <w:rFonts w:ascii="Times New Roman" w:eastAsia="楷体" w:hAnsi="Times New Roman" w:cstheme="majorBidi"/>
      <w:bCs/>
      <w:sz w:val="24"/>
      <w:szCs w:val="32"/>
    </w:rPr>
  </w:style>
  <w:style w:type="character" w:customStyle="1" w:styleId="ab">
    <w:name w:val="标题 字符"/>
    <w:aliases w:val="四级标题 字符"/>
    <w:basedOn w:val="a0"/>
    <w:link w:val="aa"/>
    <w:uiPriority w:val="10"/>
    <w:rsid w:val="009A432B"/>
    <w:rPr>
      <w:rFonts w:ascii="Times New Roman" w:eastAsia="楷体" w:hAnsi="Times New Roman" w:cstheme="majorBidi"/>
      <w:bCs/>
      <w:sz w:val="24"/>
      <w:szCs w:val="32"/>
    </w:rPr>
  </w:style>
  <w:style w:type="table" w:styleId="ac">
    <w:name w:val="Table Grid"/>
    <w:basedOn w:val="a1"/>
    <w:uiPriority w:val="39"/>
    <w:rsid w:val="00002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name w:val="三线表"/>
    <w:basedOn w:val="a1"/>
    <w:uiPriority w:val="99"/>
    <w:rsid w:val="0072234F"/>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e">
    <w:name w:val="No Spacing"/>
    <w:aliases w:val="图名表头"/>
    <w:next w:val="a7"/>
    <w:link w:val="af"/>
    <w:uiPriority w:val="1"/>
    <w:qFormat/>
    <w:rsid w:val="00731F54"/>
    <w:pPr>
      <w:widowControl w:val="0"/>
      <w:spacing w:line="400" w:lineRule="exact"/>
      <w:jc w:val="center"/>
    </w:pPr>
    <w:rPr>
      <w:rFonts w:ascii="Times New Roman" w:eastAsia="黑体" w:hAnsi="Times New Roman"/>
    </w:rPr>
  </w:style>
  <w:style w:type="character" w:customStyle="1" w:styleId="af">
    <w:name w:val="无间隔 字符"/>
    <w:aliases w:val="图名表头 字符"/>
    <w:basedOn w:val="a0"/>
    <w:link w:val="ae"/>
    <w:uiPriority w:val="1"/>
    <w:rsid w:val="00731F54"/>
    <w:rPr>
      <w:rFonts w:ascii="Times New Roman" w:eastAsia="黑体" w:hAnsi="Times New Roman"/>
    </w:rPr>
  </w:style>
  <w:style w:type="paragraph" w:customStyle="1" w:styleId="af0">
    <w:name w:val="图表内容"/>
    <w:link w:val="af1"/>
    <w:qFormat/>
    <w:rsid w:val="00035DCA"/>
    <w:pPr>
      <w:jc w:val="center"/>
    </w:pPr>
    <w:rPr>
      <w:rFonts w:ascii="Times New Roman" w:eastAsia="宋体" w:hAnsi="Times New Roman"/>
    </w:rPr>
  </w:style>
  <w:style w:type="character" w:customStyle="1" w:styleId="af1">
    <w:name w:val="图表内容 字符"/>
    <w:basedOn w:val="a0"/>
    <w:link w:val="af0"/>
    <w:rsid w:val="00035DCA"/>
    <w:rPr>
      <w:rFonts w:ascii="Times New Roman" w:eastAsia="宋体" w:hAnsi="Times New Roman"/>
    </w:rPr>
  </w:style>
  <w:style w:type="paragraph" w:styleId="af2">
    <w:name w:val="List Paragraph"/>
    <w:basedOn w:val="a"/>
    <w:uiPriority w:val="34"/>
    <w:qFormat/>
    <w:rsid w:val="00CF5A1E"/>
    <w:pPr>
      <w:ind w:firstLine="420"/>
    </w:pPr>
  </w:style>
  <w:style w:type="paragraph" w:customStyle="1" w:styleId="af3">
    <w:name w:val="图片"/>
    <w:basedOn w:val="a"/>
    <w:qFormat/>
    <w:rsid w:val="00C37B46"/>
    <w:pPr>
      <w:spacing w:line="240" w:lineRule="auto"/>
      <w:ind w:firstLineChars="0" w:firstLine="0"/>
      <w:jc w:val="center"/>
    </w:pPr>
    <w:rPr>
      <w:rFonts w:eastAsia="黑体"/>
    </w:rPr>
  </w:style>
  <w:style w:type="table" w:customStyle="1" w:styleId="TableNormal1">
    <w:name w:val="Table Normal1"/>
    <w:uiPriority w:val="2"/>
    <w:semiHidden/>
    <w:unhideWhenUsed/>
    <w:qFormat/>
    <w:rsid w:val="002051A9"/>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styleId="af4">
    <w:name w:val="Placeholder Text"/>
    <w:basedOn w:val="a0"/>
    <w:uiPriority w:val="99"/>
    <w:semiHidden/>
    <w:rsid w:val="0081515C"/>
    <w:rPr>
      <w:color w:val="808080"/>
    </w:rPr>
  </w:style>
  <w:style w:type="paragraph" w:customStyle="1" w:styleId="l0">
    <w:name w:val="l0"/>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wd">
    <w:name w:val="kwd"/>
    <w:basedOn w:val="a0"/>
    <w:rsid w:val="00934EB1"/>
  </w:style>
  <w:style w:type="character" w:customStyle="1" w:styleId="pln">
    <w:name w:val="pln"/>
    <w:basedOn w:val="a0"/>
    <w:rsid w:val="00934EB1"/>
  </w:style>
  <w:style w:type="character" w:customStyle="1" w:styleId="pun">
    <w:name w:val="pun"/>
    <w:basedOn w:val="a0"/>
    <w:rsid w:val="00934EB1"/>
  </w:style>
  <w:style w:type="paragraph" w:customStyle="1" w:styleId="l1">
    <w:name w:val="l1"/>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str">
    <w:name w:val="str"/>
    <w:basedOn w:val="a0"/>
    <w:rsid w:val="00934EB1"/>
  </w:style>
  <w:style w:type="paragraph" w:customStyle="1" w:styleId="l2">
    <w:name w:val="l2"/>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1"/>
    <w:next w:val="a"/>
    <w:uiPriority w:val="39"/>
    <w:unhideWhenUsed/>
    <w:qFormat/>
    <w:rsid w:val="00C5535E"/>
    <w:pPr>
      <w:spacing w:beforeLines="0"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C5535E"/>
  </w:style>
  <w:style w:type="paragraph" w:styleId="TOC2">
    <w:name w:val="toc 2"/>
    <w:basedOn w:val="a"/>
    <w:next w:val="a"/>
    <w:autoRedefine/>
    <w:uiPriority w:val="39"/>
    <w:unhideWhenUsed/>
    <w:rsid w:val="00C5535E"/>
    <w:pPr>
      <w:ind w:leftChars="200" w:left="420"/>
    </w:pPr>
  </w:style>
  <w:style w:type="paragraph" w:styleId="TOC3">
    <w:name w:val="toc 3"/>
    <w:basedOn w:val="a"/>
    <w:next w:val="a"/>
    <w:autoRedefine/>
    <w:uiPriority w:val="39"/>
    <w:unhideWhenUsed/>
    <w:rsid w:val="00C5535E"/>
    <w:pPr>
      <w:ind w:leftChars="400" w:left="840"/>
    </w:pPr>
  </w:style>
  <w:style w:type="character" w:styleId="af5">
    <w:name w:val="Hyperlink"/>
    <w:basedOn w:val="a0"/>
    <w:uiPriority w:val="99"/>
    <w:unhideWhenUsed/>
    <w:rsid w:val="00C55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578">
      <w:bodyDiv w:val="1"/>
      <w:marLeft w:val="0"/>
      <w:marRight w:val="0"/>
      <w:marTop w:val="0"/>
      <w:marBottom w:val="0"/>
      <w:divBdr>
        <w:top w:val="none" w:sz="0" w:space="0" w:color="auto"/>
        <w:left w:val="none" w:sz="0" w:space="0" w:color="auto"/>
        <w:bottom w:val="none" w:sz="0" w:space="0" w:color="auto"/>
        <w:right w:val="none" w:sz="0" w:space="0" w:color="auto"/>
      </w:divBdr>
    </w:div>
    <w:div w:id="371931024">
      <w:bodyDiv w:val="1"/>
      <w:marLeft w:val="0"/>
      <w:marRight w:val="0"/>
      <w:marTop w:val="0"/>
      <w:marBottom w:val="0"/>
      <w:divBdr>
        <w:top w:val="none" w:sz="0" w:space="0" w:color="auto"/>
        <w:left w:val="none" w:sz="0" w:space="0" w:color="auto"/>
        <w:bottom w:val="none" w:sz="0" w:space="0" w:color="auto"/>
        <w:right w:val="none" w:sz="0" w:space="0" w:color="auto"/>
      </w:divBdr>
    </w:div>
    <w:div w:id="503974769">
      <w:bodyDiv w:val="1"/>
      <w:marLeft w:val="0"/>
      <w:marRight w:val="0"/>
      <w:marTop w:val="0"/>
      <w:marBottom w:val="0"/>
      <w:divBdr>
        <w:top w:val="none" w:sz="0" w:space="0" w:color="auto"/>
        <w:left w:val="none" w:sz="0" w:space="0" w:color="auto"/>
        <w:bottom w:val="none" w:sz="0" w:space="0" w:color="auto"/>
        <w:right w:val="none" w:sz="0" w:space="0" w:color="auto"/>
      </w:divBdr>
    </w:div>
    <w:div w:id="520240756">
      <w:bodyDiv w:val="1"/>
      <w:marLeft w:val="0"/>
      <w:marRight w:val="0"/>
      <w:marTop w:val="0"/>
      <w:marBottom w:val="0"/>
      <w:divBdr>
        <w:top w:val="none" w:sz="0" w:space="0" w:color="auto"/>
        <w:left w:val="none" w:sz="0" w:space="0" w:color="auto"/>
        <w:bottom w:val="none" w:sz="0" w:space="0" w:color="auto"/>
        <w:right w:val="none" w:sz="0" w:space="0" w:color="auto"/>
      </w:divBdr>
    </w:div>
    <w:div w:id="583803359">
      <w:bodyDiv w:val="1"/>
      <w:marLeft w:val="0"/>
      <w:marRight w:val="0"/>
      <w:marTop w:val="0"/>
      <w:marBottom w:val="0"/>
      <w:divBdr>
        <w:top w:val="none" w:sz="0" w:space="0" w:color="auto"/>
        <w:left w:val="none" w:sz="0" w:space="0" w:color="auto"/>
        <w:bottom w:val="none" w:sz="0" w:space="0" w:color="auto"/>
        <w:right w:val="none" w:sz="0" w:space="0" w:color="auto"/>
      </w:divBdr>
    </w:div>
    <w:div w:id="676494841">
      <w:bodyDiv w:val="1"/>
      <w:marLeft w:val="0"/>
      <w:marRight w:val="0"/>
      <w:marTop w:val="0"/>
      <w:marBottom w:val="0"/>
      <w:divBdr>
        <w:top w:val="none" w:sz="0" w:space="0" w:color="auto"/>
        <w:left w:val="none" w:sz="0" w:space="0" w:color="auto"/>
        <w:bottom w:val="none" w:sz="0" w:space="0" w:color="auto"/>
        <w:right w:val="none" w:sz="0" w:space="0" w:color="auto"/>
      </w:divBdr>
    </w:div>
    <w:div w:id="680283338">
      <w:bodyDiv w:val="1"/>
      <w:marLeft w:val="0"/>
      <w:marRight w:val="0"/>
      <w:marTop w:val="0"/>
      <w:marBottom w:val="0"/>
      <w:divBdr>
        <w:top w:val="none" w:sz="0" w:space="0" w:color="auto"/>
        <w:left w:val="none" w:sz="0" w:space="0" w:color="auto"/>
        <w:bottom w:val="none" w:sz="0" w:space="0" w:color="auto"/>
        <w:right w:val="none" w:sz="0" w:space="0" w:color="auto"/>
      </w:divBdr>
    </w:div>
    <w:div w:id="708458930">
      <w:bodyDiv w:val="1"/>
      <w:marLeft w:val="0"/>
      <w:marRight w:val="0"/>
      <w:marTop w:val="0"/>
      <w:marBottom w:val="0"/>
      <w:divBdr>
        <w:top w:val="none" w:sz="0" w:space="0" w:color="auto"/>
        <w:left w:val="none" w:sz="0" w:space="0" w:color="auto"/>
        <w:bottom w:val="none" w:sz="0" w:space="0" w:color="auto"/>
        <w:right w:val="none" w:sz="0" w:space="0" w:color="auto"/>
      </w:divBdr>
    </w:div>
    <w:div w:id="952203551">
      <w:bodyDiv w:val="1"/>
      <w:marLeft w:val="0"/>
      <w:marRight w:val="0"/>
      <w:marTop w:val="0"/>
      <w:marBottom w:val="0"/>
      <w:divBdr>
        <w:top w:val="none" w:sz="0" w:space="0" w:color="auto"/>
        <w:left w:val="none" w:sz="0" w:space="0" w:color="auto"/>
        <w:bottom w:val="none" w:sz="0" w:space="0" w:color="auto"/>
        <w:right w:val="none" w:sz="0" w:space="0" w:color="auto"/>
      </w:divBdr>
    </w:div>
    <w:div w:id="1094282497">
      <w:bodyDiv w:val="1"/>
      <w:marLeft w:val="0"/>
      <w:marRight w:val="0"/>
      <w:marTop w:val="0"/>
      <w:marBottom w:val="0"/>
      <w:divBdr>
        <w:top w:val="none" w:sz="0" w:space="0" w:color="auto"/>
        <w:left w:val="none" w:sz="0" w:space="0" w:color="auto"/>
        <w:bottom w:val="none" w:sz="0" w:space="0" w:color="auto"/>
        <w:right w:val="none" w:sz="0" w:space="0" w:color="auto"/>
      </w:divBdr>
    </w:div>
    <w:div w:id="1296713317">
      <w:bodyDiv w:val="1"/>
      <w:marLeft w:val="0"/>
      <w:marRight w:val="0"/>
      <w:marTop w:val="0"/>
      <w:marBottom w:val="0"/>
      <w:divBdr>
        <w:top w:val="none" w:sz="0" w:space="0" w:color="auto"/>
        <w:left w:val="none" w:sz="0" w:space="0" w:color="auto"/>
        <w:bottom w:val="none" w:sz="0" w:space="0" w:color="auto"/>
        <w:right w:val="none" w:sz="0" w:space="0" w:color="auto"/>
      </w:divBdr>
    </w:div>
    <w:div w:id="1624731510">
      <w:bodyDiv w:val="1"/>
      <w:marLeft w:val="0"/>
      <w:marRight w:val="0"/>
      <w:marTop w:val="0"/>
      <w:marBottom w:val="0"/>
      <w:divBdr>
        <w:top w:val="none" w:sz="0" w:space="0" w:color="auto"/>
        <w:left w:val="none" w:sz="0" w:space="0" w:color="auto"/>
        <w:bottom w:val="none" w:sz="0" w:space="0" w:color="auto"/>
        <w:right w:val="none" w:sz="0" w:space="0" w:color="auto"/>
      </w:divBdr>
    </w:div>
    <w:div w:id="176804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E4B2C-0326-4F24-9AB4-E1598A0B4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22</Pages>
  <Words>912</Words>
  <Characters>5199</Characters>
  <Application>Microsoft Office Word</Application>
  <DocSecurity>0</DocSecurity>
  <Lines>43</Lines>
  <Paragraphs>12</Paragraphs>
  <ScaleCrop>false</ScaleCrop>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李海涛</dc:creator>
  <cp:keywords/>
  <dc:description/>
  <cp:lastModifiedBy>李 海涛</cp:lastModifiedBy>
  <cp:revision>56</cp:revision>
  <cp:lastPrinted>2021-08-10T06:17:00Z</cp:lastPrinted>
  <dcterms:created xsi:type="dcterms:W3CDTF">2021-07-17T06:26:00Z</dcterms:created>
  <dcterms:modified xsi:type="dcterms:W3CDTF">2022-06-27T08:14:00Z</dcterms:modified>
</cp:coreProperties>
</file>